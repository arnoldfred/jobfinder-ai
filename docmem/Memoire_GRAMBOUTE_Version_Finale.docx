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B27F" w14:textId="77777777" w:rsidR="001212D9" w:rsidRPr="001A094C" w:rsidRDefault="00AE51DF" w:rsidP="00C73234">
      <w:pPr>
        <w:spacing w:line="200" w:lineRule="atLeast"/>
        <w:ind w:hanging="46"/>
        <w:jc w:val="center"/>
        <w:rPr>
          <w:rFonts w:ascii="Times New Roman" w:eastAsia="Times New Roman" w:hAnsi="Times New Roman" w:cs="Times New Roman"/>
          <w:b/>
          <w:bCs/>
          <w:sz w:val="26"/>
          <w:szCs w:val="26"/>
        </w:rPr>
      </w:pPr>
      <w:r w:rsidRPr="001A094C">
        <w:rPr>
          <w:rFonts w:ascii="Yu Gothic" w:eastAsia="Yu Gothic" w:hAnsi="Yu Gothic"/>
          <w:iCs/>
          <w:noProof/>
          <w:sz w:val="28"/>
          <w:szCs w:val="28"/>
          <w:lang w:eastAsia="fr-FR"/>
        </w:rPr>
        <w:drawing>
          <wp:anchor distT="0" distB="0" distL="114300" distR="114300" simplePos="0" relativeHeight="251658240" behindDoc="0" locked="0" layoutInCell="1" allowOverlap="1" wp14:anchorId="5256AB64" wp14:editId="61F9F2FE">
            <wp:simplePos x="0" y="0"/>
            <wp:positionH relativeFrom="margin">
              <wp:posOffset>5431155</wp:posOffset>
            </wp:positionH>
            <wp:positionV relativeFrom="paragraph">
              <wp:posOffset>55880</wp:posOffset>
            </wp:positionV>
            <wp:extent cx="1092200" cy="864430"/>
            <wp:effectExtent l="0" t="0" r="0" b="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92200" cy="864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094C">
        <w:rPr>
          <w:noProof/>
          <w:sz w:val="28"/>
          <w:szCs w:val="28"/>
          <w:lang w:eastAsia="fr-FR"/>
        </w:rPr>
        <w:drawing>
          <wp:anchor distT="0" distB="0" distL="114300" distR="114300" simplePos="0" relativeHeight="251661312" behindDoc="0" locked="0" layoutInCell="1" allowOverlap="1" wp14:anchorId="4CEBE80B" wp14:editId="1131CBCF">
            <wp:simplePos x="0" y="0"/>
            <wp:positionH relativeFrom="margin">
              <wp:posOffset>-423545</wp:posOffset>
            </wp:positionH>
            <wp:positionV relativeFrom="paragraph">
              <wp:posOffset>5080</wp:posOffset>
            </wp:positionV>
            <wp:extent cx="891053" cy="876300"/>
            <wp:effectExtent l="0" t="0" r="444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897238" cy="8823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9C89F5" w14:textId="77777777" w:rsidR="00C73234" w:rsidRPr="001A094C" w:rsidRDefault="002F4839" w:rsidP="00C73234">
      <w:pPr>
        <w:spacing w:line="200" w:lineRule="atLeast"/>
        <w:ind w:hanging="46"/>
        <w:jc w:val="center"/>
        <w:rPr>
          <w:rFonts w:ascii="Times New Roman" w:eastAsia="Times New Roman" w:hAnsi="Times New Roman" w:cs="Times New Roman"/>
          <w:b/>
          <w:bCs/>
          <w:sz w:val="26"/>
          <w:szCs w:val="26"/>
        </w:rPr>
      </w:pPr>
      <w:r w:rsidRPr="001A094C">
        <w:rPr>
          <w:rFonts w:ascii="Times New Roman" w:eastAsia="Times New Roman" w:hAnsi="Times New Roman" w:cs="Times New Roman"/>
          <w:b/>
          <w:bCs/>
          <w:sz w:val="26"/>
          <w:szCs w:val="26"/>
        </w:rPr>
        <w:t>REPUBLIQUE DE COTE D’IVOIRE</w:t>
      </w:r>
    </w:p>
    <w:p w14:paraId="10652AFD" w14:textId="77777777" w:rsidR="00C73234" w:rsidRPr="001A094C" w:rsidRDefault="002F4839" w:rsidP="00C73234">
      <w:pPr>
        <w:spacing w:line="200" w:lineRule="atLeast"/>
        <w:ind w:hanging="46"/>
        <w:jc w:val="center"/>
        <w:rPr>
          <w:rFonts w:ascii="Times New Roman" w:eastAsia="Times New Roman" w:hAnsi="Times New Roman" w:cs="Times New Roman"/>
          <w:b/>
          <w:bCs/>
          <w:sz w:val="26"/>
          <w:szCs w:val="26"/>
        </w:rPr>
      </w:pPr>
      <w:r w:rsidRPr="001A094C">
        <w:rPr>
          <w:rFonts w:ascii="Times New Roman" w:eastAsia="Times New Roman" w:hAnsi="Times New Roman" w:cs="Times New Roman"/>
          <w:b/>
          <w:bCs/>
          <w:i/>
          <w:iCs/>
          <w:sz w:val="26"/>
          <w:szCs w:val="26"/>
        </w:rPr>
        <w:t>Union-Discipline-Travail</w:t>
      </w:r>
    </w:p>
    <w:p w14:paraId="142EDB1F" w14:textId="77777777" w:rsidR="00C73234" w:rsidRPr="001A094C" w:rsidRDefault="002F4839" w:rsidP="00C73234">
      <w:pPr>
        <w:spacing w:before="120" w:after="120" w:line="200" w:lineRule="atLeast"/>
        <w:ind w:hanging="45"/>
        <w:jc w:val="center"/>
        <w:rPr>
          <w:rFonts w:ascii="Times New Roman" w:eastAsia="Times New Roman" w:hAnsi="Times New Roman" w:cs="Times New Roman"/>
          <w:b/>
          <w:bCs/>
          <w:sz w:val="26"/>
          <w:szCs w:val="26"/>
        </w:rPr>
      </w:pPr>
      <w:r w:rsidRPr="001A094C">
        <w:rPr>
          <w:rFonts w:ascii="Times New Roman" w:eastAsia="Times New Roman" w:hAnsi="Times New Roman" w:cs="Times New Roman"/>
          <w:b/>
          <w:bCs/>
          <w:sz w:val="26"/>
          <w:szCs w:val="26"/>
        </w:rPr>
        <w:t>Ministère de l’Enseignement Supérieur et de la Recherche Scientifique</w:t>
      </w:r>
    </w:p>
    <w:p w14:paraId="6498DD82" w14:textId="77777777" w:rsidR="00A0370B" w:rsidRPr="001A094C" w:rsidRDefault="000E1CAE" w:rsidP="007E5170">
      <w:pPr>
        <w:ind w:left="1276" w:right="1417"/>
        <w:jc w:val="center"/>
        <w:rPr>
          <w:rFonts w:ascii="Yu Gothic" w:eastAsia="Yu Gothic" w:hAnsi="Yu Gothic"/>
          <w:b/>
          <w:iCs/>
          <w:sz w:val="28"/>
          <w:szCs w:val="28"/>
        </w:rPr>
      </w:pPr>
      <w:r w:rsidRPr="001A094C">
        <w:rPr>
          <w:rFonts w:ascii="Times New Roman" w:eastAsia="Times New Roman" w:hAnsi="Times New Roman" w:cs="Times New Roman"/>
          <w:b/>
          <w:bCs/>
          <w:sz w:val="26"/>
          <w:szCs w:val="26"/>
        </w:rPr>
        <w:t xml:space="preserve">UNIVERSITE NANGUI </w:t>
      </w:r>
      <w:r w:rsidR="001212D9" w:rsidRPr="001A094C">
        <w:rPr>
          <w:rFonts w:ascii="Times New Roman" w:eastAsia="Times New Roman" w:hAnsi="Times New Roman" w:cs="Times New Roman"/>
          <w:b/>
          <w:bCs/>
          <w:sz w:val="26"/>
          <w:szCs w:val="26"/>
        </w:rPr>
        <w:t>ABROGOUA</w:t>
      </w:r>
      <w:r w:rsidR="001212D9" w:rsidRPr="001A094C">
        <w:rPr>
          <w:rFonts w:ascii="Yu Gothic" w:eastAsia="Yu Gothic" w:hAnsi="Yu Gothic"/>
          <w:iCs/>
          <w:sz w:val="28"/>
          <w:szCs w:val="28"/>
          <w:lang w:eastAsia="fr-FR"/>
        </w:rPr>
        <w:t xml:space="preserve"> </w:t>
      </w:r>
    </w:p>
    <w:p w14:paraId="5776B0FC" w14:textId="77777777" w:rsidR="00792C08" w:rsidRPr="001A094C" w:rsidRDefault="002F4839" w:rsidP="00792C08">
      <w:pPr>
        <w:spacing w:after="0"/>
        <w:ind w:left="1276" w:right="1417"/>
        <w:jc w:val="center"/>
        <w:rPr>
          <w:rFonts w:ascii="Times New Roman" w:eastAsia="Yu Gothic" w:hAnsi="Times New Roman" w:cs="Times New Roman"/>
          <w:b/>
          <w:iCs/>
          <w:sz w:val="28"/>
          <w:szCs w:val="28"/>
        </w:rPr>
      </w:pPr>
      <w:r w:rsidRPr="001A094C">
        <w:rPr>
          <w:rFonts w:ascii="Times New Roman" w:eastAsia="Yu Gothic" w:hAnsi="Times New Roman" w:cs="Times New Roman"/>
          <w:b/>
          <w:iCs/>
          <w:sz w:val="28"/>
          <w:szCs w:val="28"/>
        </w:rPr>
        <w:t xml:space="preserve">Unité de Formation et de Recherche </w:t>
      </w:r>
    </w:p>
    <w:p w14:paraId="7F709327" w14:textId="77777777" w:rsidR="004269F2" w:rsidRPr="001A094C" w:rsidRDefault="002F4839" w:rsidP="00792C08">
      <w:pPr>
        <w:ind w:left="1276" w:right="708"/>
        <w:jc w:val="center"/>
        <w:rPr>
          <w:rFonts w:ascii="Times New Roman" w:eastAsia="Yu Gothic" w:hAnsi="Times New Roman" w:cs="Times New Roman"/>
          <w:b/>
          <w:iCs/>
          <w:sz w:val="28"/>
          <w:szCs w:val="28"/>
        </w:rPr>
      </w:pPr>
      <w:r w:rsidRPr="001A094C">
        <w:rPr>
          <w:rFonts w:ascii="Times New Roman" w:eastAsia="Yu Gothic" w:hAnsi="Times New Roman" w:cs="Times New Roman"/>
          <w:b/>
          <w:iCs/>
          <w:sz w:val="28"/>
          <w:szCs w:val="28"/>
        </w:rPr>
        <w:t>Sciences Fondamentales et Appliquées (UFR SFA)</w:t>
      </w:r>
    </w:p>
    <w:p w14:paraId="1CCA36AE" w14:textId="77777777" w:rsidR="00AE51DF" w:rsidRPr="001A094C" w:rsidRDefault="00AE51DF" w:rsidP="00792C08">
      <w:pPr>
        <w:ind w:left="1276" w:right="708"/>
        <w:jc w:val="center"/>
        <w:rPr>
          <w:rFonts w:ascii="Times New Roman" w:eastAsia="Yu Gothic" w:hAnsi="Times New Roman" w:cs="Times New Roman"/>
          <w:iCs/>
          <w:sz w:val="28"/>
          <w:szCs w:val="28"/>
        </w:rPr>
      </w:pPr>
    </w:p>
    <w:p w14:paraId="14A08043" w14:textId="77777777" w:rsidR="006237C2" w:rsidRPr="001A094C" w:rsidRDefault="006237C2" w:rsidP="00BB56D2">
      <w:pPr>
        <w:widowControl w:val="0"/>
        <w:spacing w:after="0" w:line="276" w:lineRule="auto"/>
        <w:jc w:val="center"/>
        <w:rPr>
          <w:rFonts w:ascii="Yu Gothic" w:eastAsia="Yu Gothic" w:hAnsi="Yu Gothic" w:cs="Times New Roman"/>
          <w:b/>
          <w:bCs/>
          <w:sz w:val="2"/>
          <w:szCs w:val="2"/>
        </w:rPr>
      </w:pPr>
    </w:p>
    <w:p w14:paraId="6C655604" w14:textId="0A857587" w:rsidR="004269F2" w:rsidRPr="001A094C" w:rsidRDefault="00AE51DF" w:rsidP="00BB56D2">
      <w:pPr>
        <w:widowControl w:val="0"/>
        <w:spacing w:after="0" w:line="276" w:lineRule="auto"/>
        <w:jc w:val="center"/>
        <w:rPr>
          <w:rFonts w:ascii="Times New Roman" w:eastAsia="Yu Gothic" w:hAnsi="Times New Roman" w:cs="Times New Roman"/>
          <w:b/>
          <w:i/>
          <w:sz w:val="28"/>
          <w:szCs w:val="28"/>
        </w:rPr>
      </w:pPr>
      <w:r w:rsidRPr="001A094C">
        <w:rPr>
          <w:rFonts w:ascii="Times New Roman" w:eastAsia="Yu Gothic" w:hAnsi="Times New Roman" w:cs="Times New Roman"/>
          <w:b/>
          <w:i/>
          <w:sz w:val="28"/>
          <w:szCs w:val="28"/>
        </w:rPr>
        <w:t xml:space="preserve">LABORATOIRE DE MATHEMATIQUES ET INFORMATIQUES </w:t>
      </w:r>
    </w:p>
    <w:p w14:paraId="36F1454F" w14:textId="216B94FA" w:rsidR="003A3D65" w:rsidRDefault="008E065A" w:rsidP="00486547">
      <w:pPr>
        <w:pStyle w:val="NormalWeb"/>
        <w:jc w:val="center"/>
      </w:pPr>
      <w:r>
        <w:rPr>
          <w:noProof/>
        </w:rPr>
        <w:drawing>
          <wp:inline distT="0" distB="0" distL="0" distR="0" wp14:anchorId="12AC877E" wp14:editId="771C260F">
            <wp:extent cx="1758950" cy="501650"/>
            <wp:effectExtent l="0" t="0" r="0" b="0"/>
            <wp:docPr id="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58950" cy="501650"/>
                    </a:xfrm>
                    <a:prstGeom prst="rect">
                      <a:avLst/>
                    </a:prstGeom>
                  </pic:spPr>
                </pic:pic>
              </a:graphicData>
            </a:graphic>
          </wp:inline>
        </w:drawing>
      </w:r>
    </w:p>
    <w:p w14:paraId="23CC9493" w14:textId="314A570F" w:rsidR="003A3D65" w:rsidRDefault="003A3D65" w:rsidP="00BD760F">
      <w:pPr>
        <w:widowControl w:val="0"/>
        <w:spacing w:before="240" w:line="276" w:lineRule="auto"/>
        <w:rPr>
          <w:rFonts w:ascii="Times New Roman" w:hAnsi="Times New Roman" w:cs="Times New Roman"/>
          <w:b/>
          <w:bCs/>
          <w:sz w:val="26"/>
          <w:szCs w:val="26"/>
        </w:rPr>
      </w:pPr>
    </w:p>
    <w:p w14:paraId="06BBFDBC" w14:textId="6A3FE427" w:rsidR="004269F2" w:rsidRPr="001A094C" w:rsidRDefault="00BD760F" w:rsidP="00BD760F">
      <w:pPr>
        <w:widowControl w:val="0"/>
        <w:spacing w:before="240" w:line="276"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2F4839" w:rsidRPr="001A094C">
        <w:rPr>
          <w:rFonts w:ascii="Times New Roman" w:hAnsi="Times New Roman" w:cs="Times New Roman"/>
          <w:b/>
          <w:bCs/>
          <w:sz w:val="26"/>
          <w:szCs w:val="26"/>
        </w:rPr>
        <w:t>Année Académique</w:t>
      </w:r>
      <w:r w:rsidR="002F4839" w:rsidRPr="001A094C">
        <w:rPr>
          <w:rFonts w:ascii="Times New Roman" w:hAnsi="Times New Roman" w:cs="Times New Roman"/>
          <w:sz w:val="26"/>
          <w:szCs w:val="26"/>
        </w:rPr>
        <w:t xml:space="preserve"> : </w:t>
      </w:r>
      <w:r w:rsidR="009A41C6" w:rsidRPr="001A094C">
        <w:rPr>
          <w:rFonts w:ascii="Times New Roman" w:hAnsi="Times New Roman" w:cs="Times New Roman"/>
          <w:b/>
          <w:bCs/>
          <w:sz w:val="26"/>
          <w:szCs w:val="26"/>
        </w:rPr>
        <w:t>2024-2025</w:t>
      </w:r>
    </w:p>
    <w:p w14:paraId="7501CA0B" w14:textId="77777777" w:rsidR="003D094F" w:rsidRPr="001A094C" w:rsidRDefault="002F4839" w:rsidP="000E230E">
      <w:pPr>
        <w:spacing w:line="240" w:lineRule="auto"/>
        <w:ind w:left="-426" w:right="-426"/>
        <w:jc w:val="center"/>
        <w:textDirection w:val="btLr"/>
        <w:rPr>
          <w:rFonts w:ascii="Algerian" w:eastAsia="Yu Gothic" w:hAnsi="Algerian" w:cs="Arial"/>
          <w:bCs/>
          <w:color w:val="000000" w:themeColor="text1"/>
          <w:sz w:val="34"/>
          <w:szCs w:val="34"/>
        </w:rPr>
      </w:pPr>
      <w:r w:rsidRPr="001A094C">
        <w:rPr>
          <w:rFonts w:ascii="Algerian" w:eastAsia="Yu Gothic" w:hAnsi="Algerian" w:cs="Arial"/>
          <w:bCs/>
          <w:color w:val="000000" w:themeColor="text1"/>
          <w:sz w:val="34"/>
          <w:szCs w:val="34"/>
        </w:rPr>
        <w:t xml:space="preserve">MEMOIRE EN VUE DE L’OBTENTION DU DIPLOME DE MASTER </w:t>
      </w:r>
    </w:p>
    <w:p w14:paraId="60B10367" w14:textId="77777777" w:rsidR="000E49BF" w:rsidRPr="001A094C" w:rsidRDefault="009A41C6" w:rsidP="009A41C6">
      <w:pPr>
        <w:widowControl w:val="0"/>
        <w:spacing w:after="0" w:line="360" w:lineRule="auto"/>
        <w:rPr>
          <w:rFonts w:ascii="Times New Roman" w:eastAsia="Yu Gothic" w:hAnsi="Times New Roman" w:cs="Times New Roman"/>
          <w:b/>
          <w:sz w:val="26"/>
          <w:szCs w:val="26"/>
        </w:rPr>
      </w:pPr>
      <w:r w:rsidRPr="001A094C">
        <w:rPr>
          <w:rFonts w:ascii="Times New Roman" w:eastAsia="Yu Gothic" w:hAnsi="Times New Roman" w:cs="Times New Roman"/>
          <w:b/>
          <w:sz w:val="26"/>
          <w:szCs w:val="26"/>
        </w:rPr>
        <w:t xml:space="preserve">                            Mention :</w:t>
      </w:r>
      <w:r w:rsidRPr="001A094C">
        <w:rPr>
          <w:rFonts w:ascii="Times New Roman" w:eastAsia="Yu Gothic" w:hAnsi="Times New Roman" w:cs="Times New Roman"/>
          <w:bCs/>
          <w:sz w:val="26"/>
          <w:szCs w:val="26"/>
        </w:rPr>
        <w:t xml:space="preserve"> </w:t>
      </w:r>
      <w:r w:rsidRPr="001A094C">
        <w:rPr>
          <w:rFonts w:ascii="Times New Roman" w:eastAsia="Yu Gothic" w:hAnsi="Times New Roman" w:cs="Times New Roman"/>
          <w:b/>
          <w:sz w:val="26"/>
          <w:szCs w:val="26"/>
        </w:rPr>
        <w:t>MATHEMATIQUE-INFORMATIQUE</w:t>
      </w:r>
    </w:p>
    <w:p w14:paraId="01DC668E" w14:textId="77777777" w:rsidR="000D7717" w:rsidRPr="001A094C" w:rsidRDefault="009A41C6" w:rsidP="009A41C6">
      <w:pPr>
        <w:spacing w:after="0" w:line="360" w:lineRule="auto"/>
        <w:rPr>
          <w:rFonts w:ascii="Times New Roman" w:eastAsia="Yu Gothic" w:hAnsi="Times New Roman" w:cs="Times New Roman"/>
          <w:b/>
          <w:sz w:val="26"/>
          <w:szCs w:val="26"/>
        </w:rPr>
      </w:pPr>
      <w:r w:rsidRPr="001A094C">
        <w:rPr>
          <w:rFonts w:ascii="Times New Roman" w:eastAsia="Yu Gothic" w:hAnsi="Times New Roman" w:cs="Times New Roman"/>
          <w:b/>
          <w:sz w:val="26"/>
          <w:szCs w:val="26"/>
        </w:rPr>
        <w:t xml:space="preserve">                            Parcours :</w:t>
      </w:r>
      <w:r w:rsidRPr="001A094C">
        <w:rPr>
          <w:rFonts w:ascii="Times New Roman" w:eastAsia="Yu Gothic" w:hAnsi="Times New Roman" w:cs="Times New Roman"/>
          <w:bCs/>
          <w:sz w:val="26"/>
          <w:szCs w:val="26"/>
        </w:rPr>
        <w:t xml:space="preserve"> </w:t>
      </w:r>
      <w:r w:rsidRPr="001A094C">
        <w:rPr>
          <w:rFonts w:ascii="Times New Roman" w:eastAsia="Yu Gothic" w:hAnsi="Times New Roman" w:cs="Times New Roman"/>
          <w:b/>
          <w:sz w:val="26"/>
          <w:szCs w:val="26"/>
        </w:rPr>
        <w:t>INFORMATIQUE</w:t>
      </w:r>
    </w:p>
    <w:p w14:paraId="7F570AC8" w14:textId="77777777" w:rsidR="000E49BF" w:rsidRPr="001A094C" w:rsidRDefault="009A41C6" w:rsidP="009A41C6">
      <w:pPr>
        <w:spacing w:after="0" w:line="360" w:lineRule="auto"/>
        <w:rPr>
          <w:rFonts w:ascii="Times New Roman" w:eastAsia="Yu Gothic" w:hAnsi="Times New Roman" w:cs="Times New Roman"/>
          <w:b/>
          <w:bCs/>
          <w:sz w:val="26"/>
          <w:szCs w:val="26"/>
        </w:rPr>
      </w:pPr>
      <w:r w:rsidRPr="001A094C">
        <w:rPr>
          <w:rFonts w:ascii="Times New Roman" w:eastAsia="Yu Gothic" w:hAnsi="Times New Roman" w:cs="Times New Roman"/>
          <w:b/>
          <w:bCs/>
          <w:sz w:val="26"/>
          <w:szCs w:val="26"/>
        </w:rPr>
        <w:t xml:space="preserve">                            Spécialité : MIAGE</w:t>
      </w:r>
    </w:p>
    <w:p w14:paraId="49459983" w14:textId="77777777" w:rsidR="00AF21F1" w:rsidRPr="001A094C" w:rsidRDefault="002F4839" w:rsidP="00440DA9">
      <w:pPr>
        <w:spacing w:before="202"/>
        <w:jc w:val="center"/>
        <w:rPr>
          <w:rFonts w:ascii="Times New Roman" w:hAnsi="Times New Roman" w:cs="Times New Roman"/>
          <w:spacing w:val="-2"/>
          <w:sz w:val="26"/>
          <w:szCs w:val="26"/>
        </w:rPr>
      </w:pPr>
      <w:r w:rsidRPr="001A094C">
        <w:rPr>
          <w:rFonts w:ascii="Times New Roman" w:eastAsia="Yu Gothic" w:hAnsi="Times New Roman" w:cs="Times New Roman"/>
          <w:bCs/>
          <w:sz w:val="26"/>
          <w:szCs w:val="26"/>
        </w:rPr>
        <w:t>Présenté</w:t>
      </w:r>
      <w:r w:rsidRPr="001A094C">
        <w:rPr>
          <w:rFonts w:ascii="Times New Roman" w:hAnsi="Times New Roman" w:cs="Times New Roman"/>
          <w:sz w:val="26"/>
          <w:szCs w:val="26"/>
        </w:rPr>
        <w:t xml:space="preserve"> p</w:t>
      </w:r>
      <w:r w:rsidR="00440DA9" w:rsidRPr="001A094C">
        <w:rPr>
          <w:rFonts w:ascii="Times New Roman" w:hAnsi="Times New Roman" w:cs="Times New Roman"/>
          <w:sz w:val="26"/>
          <w:szCs w:val="26"/>
        </w:rPr>
        <w:t>ar</w:t>
      </w:r>
      <w:r w:rsidR="00440DA9" w:rsidRPr="001A094C">
        <w:rPr>
          <w:rFonts w:ascii="Times New Roman" w:hAnsi="Times New Roman" w:cs="Times New Roman"/>
          <w:spacing w:val="-2"/>
          <w:sz w:val="26"/>
          <w:szCs w:val="26"/>
        </w:rPr>
        <w:t xml:space="preserve"> </w:t>
      </w:r>
    </w:p>
    <w:p w14:paraId="0E1F14EE" w14:textId="64F08FB7" w:rsidR="00440DA9" w:rsidRPr="001A094C" w:rsidRDefault="00BD760F" w:rsidP="00440DA9">
      <w:pPr>
        <w:spacing w:before="202"/>
        <w:jc w:val="center"/>
        <w:rPr>
          <w:rFonts w:ascii="Times New Roman" w:hAnsi="Times New Roman"/>
          <w:b/>
          <w:spacing w:val="-3"/>
          <w:sz w:val="30"/>
          <w:szCs w:val="30"/>
        </w:rPr>
      </w:pPr>
      <w:r>
        <w:rPr>
          <w:rFonts w:ascii="Times New Roman" w:hAnsi="Times New Roman"/>
          <w:b/>
          <w:spacing w:val="-3"/>
          <w:sz w:val="30"/>
          <w:szCs w:val="30"/>
        </w:rPr>
        <w:t xml:space="preserve">  </w:t>
      </w:r>
      <w:r w:rsidR="009A41C6" w:rsidRPr="001A094C">
        <w:rPr>
          <w:rFonts w:ascii="Times New Roman" w:hAnsi="Times New Roman"/>
          <w:b/>
          <w:spacing w:val="-3"/>
          <w:sz w:val="30"/>
          <w:szCs w:val="30"/>
        </w:rPr>
        <w:t xml:space="preserve">GRAMBOUTE </w:t>
      </w:r>
      <w:proofErr w:type="spellStart"/>
      <w:r w:rsidR="009A41C6" w:rsidRPr="001A094C">
        <w:rPr>
          <w:rFonts w:ascii="Times New Roman" w:hAnsi="Times New Roman"/>
          <w:b/>
          <w:spacing w:val="-1"/>
          <w:sz w:val="30"/>
          <w:szCs w:val="30"/>
        </w:rPr>
        <w:t>Bassory</w:t>
      </w:r>
      <w:proofErr w:type="spellEnd"/>
      <w:r w:rsidR="009A41C6" w:rsidRPr="001A094C">
        <w:rPr>
          <w:rFonts w:ascii="Times New Roman" w:hAnsi="Times New Roman"/>
          <w:b/>
          <w:sz w:val="30"/>
          <w:szCs w:val="30"/>
        </w:rPr>
        <w:t xml:space="preserve"> </w:t>
      </w:r>
    </w:p>
    <w:p w14:paraId="597295DF" w14:textId="1BDE1C7E" w:rsidR="00440DA9" w:rsidRPr="001A094C" w:rsidRDefault="00E94CDB" w:rsidP="00440DA9">
      <w:pPr>
        <w:spacing w:before="202"/>
        <w:jc w:val="center"/>
        <w:rPr>
          <w:rFonts w:ascii="Times New Roman" w:eastAsia="Times New Roman" w:hAnsi="Times New Roman" w:cs="Times New Roman"/>
          <w:sz w:val="32"/>
          <w:szCs w:val="32"/>
        </w:rPr>
      </w:pPr>
      <w:r w:rsidRPr="001A094C">
        <w:rPr>
          <w:rFonts w:ascii="Times New Roman" w:hAnsi="Times New Roman"/>
          <w:b/>
          <w:spacing w:val="-3"/>
          <w:sz w:val="32"/>
        </w:rPr>
        <w:t>Thème</w:t>
      </w:r>
    </w:p>
    <w:p w14:paraId="1BEC7AAF" w14:textId="3DE78B3C" w:rsidR="00440DA9" w:rsidRPr="001A094C" w:rsidRDefault="00607351" w:rsidP="00BD760F">
      <w:pPr>
        <w:pBdr>
          <w:top w:val="threeDEngrave" w:sz="18" w:space="9" w:color="A8D08D" w:themeColor="accent6" w:themeTint="99"/>
          <w:bottom w:val="threeDEmboss" w:sz="24" w:space="1" w:color="A8D08D" w:themeColor="accent6" w:themeTint="99"/>
        </w:pBdr>
        <w:spacing w:before="240" w:after="240" w:line="276" w:lineRule="auto"/>
        <w:jc w:val="center"/>
        <w:rPr>
          <w:rFonts w:ascii="Times New Roman" w:eastAsia="Times New Roman" w:hAnsi="Times New Roman" w:cs="Times New Roman"/>
          <w:sz w:val="32"/>
          <w:szCs w:val="32"/>
        </w:rPr>
      </w:pPr>
      <w:r>
        <w:rPr>
          <w:rFonts w:ascii="Times New Roman" w:eastAsia="Times New Roman" w:hAnsi="Times New Roman" w:cs="Times New Roman"/>
          <w:b/>
          <w:noProof/>
          <w:sz w:val="32"/>
          <w:szCs w:val="32"/>
        </w:rPr>
        <mc:AlternateContent>
          <mc:Choice Requires="wps">
            <w:drawing>
              <wp:anchor distT="0" distB="0" distL="114300" distR="114300" simplePos="0" relativeHeight="251674624" behindDoc="1" locked="0" layoutInCell="1" allowOverlap="1" wp14:anchorId="2774D8DD" wp14:editId="4318B0C2">
                <wp:simplePos x="0" y="0"/>
                <wp:positionH relativeFrom="column">
                  <wp:posOffset>-48895</wp:posOffset>
                </wp:positionH>
                <wp:positionV relativeFrom="paragraph">
                  <wp:posOffset>66040</wp:posOffset>
                </wp:positionV>
                <wp:extent cx="5886450" cy="787400"/>
                <wp:effectExtent l="0" t="0" r="19050" b="12700"/>
                <wp:wrapNone/>
                <wp:docPr id="12795622" name="Rectangle : coins arrondis 4"/>
                <wp:cNvGraphicFramePr/>
                <a:graphic xmlns:a="http://schemas.openxmlformats.org/drawingml/2006/main">
                  <a:graphicData uri="http://schemas.microsoft.com/office/word/2010/wordprocessingShape">
                    <wps:wsp>
                      <wps:cNvSpPr/>
                      <wps:spPr>
                        <a:xfrm>
                          <a:off x="0" y="0"/>
                          <a:ext cx="5886450" cy="78740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B4CD76" id="Rectangle : coins arrondis 4" o:spid="_x0000_s1026" style="position:absolute;margin-left:-3.85pt;margin-top:5.2pt;width:463.5pt;height:6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" fillcolor="white [3201]" strokecolor="#70ad47 [3209]" strokeweight="1pt">
                <v:stroke joinstyle="miter"/>
              </v:roundrect>
            </w:pict>
          </mc:Fallback>
        </mc:AlternateContent>
      </w:r>
      <w:r w:rsidR="006F5EAE" w:rsidRPr="001A094C">
        <w:rPr>
          <w:rFonts w:ascii="Times New Roman" w:eastAsia="Times New Roman" w:hAnsi="Times New Roman" w:cs="Times New Roman"/>
          <w:b/>
          <w:sz w:val="32"/>
          <w:szCs w:val="32"/>
        </w:rPr>
        <w:t xml:space="preserve">SYSTEME </w:t>
      </w:r>
      <w:r w:rsidR="009A41C6" w:rsidRPr="001A094C">
        <w:rPr>
          <w:rFonts w:ascii="Times New Roman" w:eastAsia="Times New Roman" w:hAnsi="Times New Roman" w:cs="Times New Roman"/>
          <w:b/>
          <w:sz w:val="32"/>
          <w:szCs w:val="32"/>
        </w:rPr>
        <w:t xml:space="preserve">DE GESTION </w:t>
      </w:r>
      <w:r w:rsidR="006F5EAE" w:rsidRPr="001A094C">
        <w:rPr>
          <w:rFonts w:ascii="Times New Roman" w:eastAsia="Times New Roman" w:hAnsi="Times New Roman" w:cs="Times New Roman"/>
          <w:b/>
          <w:sz w:val="32"/>
          <w:szCs w:val="32"/>
        </w:rPr>
        <w:t>DES TRAVAUX DE THESE</w:t>
      </w:r>
      <w:r w:rsidR="009A41C6" w:rsidRPr="001A094C">
        <w:rPr>
          <w:rFonts w:ascii="Times New Roman" w:eastAsia="Times New Roman" w:hAnsi="Times New Roman" w:cs="Times New Roman"/>
          <w:b/>
          <w:sz w:val="32"/>
          <w:szCs w:val="32"/>
        </w:rPr>
        <w:t xml:space="preserve"> DANS LES UNIVERSITES DE COTE D’IVOIRE</w:t>
      </w:r>
    </w:p>
    <w:p w14:paraId="5A2B49EA" w14:textId="77777777" w:rsidR="00650362" w:rsidRPr="00397A62" w:rsidRDefault="002F4839" w:rsidP="00397A62">
      <w:pPr>
        <w:jc w:val="center"/>
        <w:rPr>
          <w:b/>
          <w:bCs/>
          <w:sz w:val="24"/>
          <w:szCs w:val="24"/>
        </w:rPr>
      </w:pPr>
      <w:r w:rsidRPr="00397A62">
        <w:rPr>
          <w:b/>
          <w:bCs/>
          <w:sz w:val="24"/>
          <w:szCs w:val="24"/>
        </w:rPr>
        <w:t>Soutenu le</w:t>
      </w:r>
      <w:proofErr w:type="gramStart"/>
      <w:r w:rsidRPr="00397A62">
        <w:rPr>
          <w:b/>
          <w:bCs/>
          <w:sz w:val="24"/>
          <w:szCs w:val="24"/>
        </w:rPr>
        <w:t xml:space="preserve"> …./….</w:t>
      </w:r>
      <w:proofErr w:type="gramEnd"/>
      <w:r w:rsidRPr="00397A62">
        <w:rPr>
          <w:b/>
          <w:bCs/>
          <w:sz w:val="24"/>
          <w:szCs w:val="24"/>
        </w:rPr>
        <w:t>.</w:t>
      </w:r>
      <w:proofErr w:type="gramStart"/>
      <w:r w:rsidRPr="00397A62">
        <w:rPr>
          <w:b/>
          <w:bCs/>
          <w:sz w:val="24"/>
          <w:szCs w:val="24"/>
        </w:rPr>
        <w:t>/….</w:t>
      </w:r>
      <w:proofErr w:type="gramEnd"/>
      <w:r w:rsidRPr="00397A62">
        <w:rPr>
          <w:b/>
          <w:bCs/>
          <w:sz w:val="24"/>
          <w:szCs w:val="24"/>
        </w:rPr>
        <w:t>., devant le jury</w:t>
      </w:r>
      <w:r w:rsidRPr="00397A62">
        <w:rPr>
          <w:b/>
          <w:bCs/>
          <w:spacing w:val="-9"/>
          <w:sz w:val="24"/>
          <w:szCs w:val="24"/>
        </w:rPr>
        <w:t xml:space="preserve"> composé de </w:t>
      </w:r>
      <w:r w:rsidRPr="00397A62">
        <w:rPr>
          <w:b/>
          <w:bCs/>
          <w:sz w:val="24"/>
          <w:szCs w:val="24"/>
        </w:rPr>
        <w:t>:</w:t>
      </w:r>
    </w:p>
    <w:p w14:paraId="49BF74A4" w14:textId="77777777" w:rsidR="00650362" w:rsidRPr="001A094C" w:rsidRDefault="00650362" w:rsidP="000D7717"/>
    <w:p w14:paraId="50EAA13A" w14:textId="77777777" w:rsidR="00650362" w:rsidRPr="001A094C" w:rsidRDefault="002F4839" w:rsidP="00650362">
      <w:pPr>
        <w:pStyle w:val="Sansinterligne1"/>
        <w:spacing w:line="360" w:lineRule="auto"/>
        <w:rPr>
          <w:rFonts w:ascii="Times New Roman" w:hAnsi="Times New Roman" w:cs="Times New Roman"/>
          <w:lang w:val="fr-FR"/>
        </w:rPr>
      </w:pPr>
      <w:r w:rsidRPr="001A094C">
        <w:rPr>
          <w:rFonts w:ascii="Times New Roman" w:hAnsi="Times New Roman" w:cs="Times New Roman"/>
          <w:lang w:val="fr-FR"/>
        </w:rPr>
        <w:t>M. ou Mme, Nom, prénom</w:t>
      </w:r>
      <w:r w:rsidRPr="001A094C">
        <w:rPr>
          <w:rFonts w:ascii="Times New Roman" w:hAnsi="Times New Roman" w:cs="Times New Roman"/>
          <w:lang w:val="fr-FR"/>
        </w:rPr>
        <w:tab/>
        <w:t>Grade et établissement d’exercice</w:t>
      </w:r>
      <w:r w:rsidRPr="001A094C">
        <w:rPr>
          <w:rFonts w:ascii="Times New Roman" w:hAnsi="Times New Roman" w:cs="Times New Roman"/>
          <w:lang w:val="fr-FR"/>
        </w:rPr>
        <w:tab/>
      </w:r>
      <w:r w:rsidRPr="001A094C">
        <w:rPr>
          <w:rFonts w:ascii="Times New Roman" w:hAnsi="Times New Roman" w:cs="Times New Roman"/>
          <w:b/>
          <w:bCs/>
          <w:lang w:val="fr-FR"/>
        </w:rPr>
        <w:t>Président</w:t>
      </w:r>
    </w:p>
    <w:p w14:paraId="54380C41" w14:textId="77777777" w:rsidR="00650362" w:rsidRPr="001A094C" w:rsidRDefault="002F4839" w:rsidP="00650362">
      <w:pPr>
        <w:pStyle w:val="Sansinterligne1"/>
        <w:spacing w:line="360" w:lineRule="auto"/>
        <w:rPr>
          <w:rFonts w:ascii="Times New Roman" w:hAnsi="Times New Roman" w:cs="Times New Roman"/>
          <w:lang w:val="fr-FR"/>
        </w:rPr>
      </w:pPr>
      <w:r w:rsidRPr="001A094C">
        <w:rPr>
          <w:rFonts w:ascii="Times New Roman" w:hAnsi="Times New Roman" w:cs="Times New Roman"/>
          <w:lang w:val="fr-FR"/>
        </w:rPr>
        <w:t>M. ou Mme, Nom, prénom</w:t>
      </w:r>
      <w:r w:rsidRPr="001A094C">
        <w:rPr>
          <w:rFonts w:ascii="Times New Roman" w:hAnsi="Times New Roman" w:cs="Times New Roman"/>
          <w:lang w:val="fr-FR"/>
        </w:rPr>
        <w:tab/>
        <w:t>Grade et établissement d’exercice</w:t>
      </w:r>
      <w:r w:rsidRPr="001A094C">
        <w:rPr>
          <w:rFonts w:ascii="Times New Roman" w:hAnsi="Times New Roman" w:cs="Times New Roman"/>
          <w:lang w:val="fr-FR"/>
        </w:rPr>
        <w:tab/>
      </w:r>
      <w:r w:rsidRPr="001A094C">
        <w:rPr>
          <w:rFonts w:ascii="Times New Roman" w:hAnsi="Times New Roman" w:cs="Times New Roman"/>
          <w:b/>
          <w:bCs/>
          <w:lang w:val="fr-FR"/>
        </w:rPr>
        <w:t>Examinateur</w:t>
      </w:r>
    </w:p>
    <w:p w14:paraId="053AFFD2" w14:textId="77777777" w:rsidR="00650362" w:rsidRPr="001A094C" w:rsidRDefault="002F4839" w:rsidP="00650362">
      <w:pPr>
        <w:pStyle w:val="Sansinterligne1"/>
        <w:spacing w:line="360" w:lineRule="auto"/>
        <w:rPr>
          <w:rFonts w:ascii="Times New Roman" w:hAnsi="Times New Roman" w:cs="Times New Roman"/>
          <w:lang w:val="fr-FR"/>
        </w:rPr>
      </w:pPr>
      <w:r w:rsidRPr="001A094C">
        <w:rPr>
          <w:rFonts w:ascii="Times New Roman" w:hAnsi="Times New Roman" w:cs="Times New Roman"/>
          <w:lang w:val="fr-FR"/>
        </w:rPr>
        <w:t>M. ou Mme, Nom, prénom</w:t>
      </w:r>
      <w:r w:rsidRPr="001A094C">
        <w:rPr>
          <w:rFonts w:ascii="Times New Roman" w:hAnsi="Times New Roman" w:cs="Times New Roman"/>
          <w:lang w:val="fr-FR"/>
        </w:rPr>
        <w:tab/>
        <w:t>Grade et établissement d’exercice</w:t>
      </w:r>
      <w:r w:rsidRPr="001A094C">
        <w:rPr>
          <w:rFonts w:ascii="Times New Roman" w:hAnsi="Times New Roman" w:cs="Times New Roman"/>
          <w:lang w:val="fr-FR"/>
        </w:rPr>
        <w:tab/>
      </w:r>
      <w:r w:rsidRPr="001A094C">
        <w:rPr>
          <w:rFonts w:ascii="Times New Roman" w:hAnsi="Times New Roman" w:cs="Times New Roman"/>
          <w:b/>
          <w:bCs/>
          <w:lang w:val="fr-FR"/>
        </w:rPr>
        <w:t>Directeur</w:t>
      </w:r>
      <w:r w:rsidRPr="001A094C">
        <w:rPr>
          <w:rFonts w:ascii="Times New Roman" w:hAnsi="Times New Roman" w:cs="Times New Roman"/>
          <w:lang w:val="fr-FR"/>
        </w:rPr>
        <w:t xml:space="preserve"> </w:t>
      </w:r>
    </w:p>
    <w:p w14:paraId="4374C579" w14:textId="77777777" w:rsidR="00AB35FA" w:rsidRPr="001A094C" w:rsidRDefault="002F4839" w:rsidP="00650362">
      <w:pPr>
        <w:pStyle w:val="Sansinterligne1"/>
        <w:spacing w:line="360" w:lineRule="auto"/>
        <w:rPr>
          <w:rFonts w:ascii="Times New Roman" w:hAnsi="Times New Roman" w:cs="Times New Roman"/>
          <w:b/>
          <w:bCs/>
          <w:lang w:val="fr-FR"/>
        </w:rPr>
        <w:sectPr w:rsidR="00AB35FA" w:rsidRPr="001A094C" w:rsidSect="00AB35FA">
          <w:headerReference w:type="even" r:id="rId11"/>
          <w:headerReference w:type="default" r:id="rId12"/>
          <w:footerReference w:type="even" r:id="rId13"/>
          <w:footerReference w:type="default" r:id="rId14"/>
          <w:headerReference w:type="first" r:id="rId15"/>
          <w:footerReference w:type="first" r:id="rId16"/>
          <w:pgSz w:w="11906" w:h="16838"/>
          <w:pgMar w:top="142" w:right="1417" w:bottom="1276" w:left="1417" w:header="708" w:footer="708" w:gutter="0"/>
          <w:pgBorders w:offsetFrom="page">
            <w:left w:val="threeDEngrave" w:sz="48" w:space="24" w:color="009242"/>
          </w:pgBorders>
          <w:cols w:space="708"/>
          <w:docGrid w:linePitch="360"/>
        </w:sectPr>
      </w:pPr>
      <w:r w:rsidRPr="001A094C">
        <w:rPr>
          <w:rFonts w:ascii="Times New Roman" w:hAnsi="Times New Roman" w:cs="Times New Roman"/>
          <w:lang w:val="fr-FR"/>
        </w:rPr>
        <w:t>M. ou Mme, Nom, prénom</w:t>
      </w:r>
      <w:r w:rsidRPr="001A094C">
        <w:rPr>
          <w:rFonts w:ascii="Times New Roman" w:hAnsi="Times New Roman" w:cs="Times New Roman"/>
          <w:lang w:val="fr-FR"/>
        </w:rPr>
        <w:tab/>
        <w:t>Grade et établissement d’exercice</w:t>
      </w:r>
      <w:r w:rsidRPr="001A094C">
        <w:rPr>
          <w:rFonts w:ascii="Times New Roman" w:hAnsi="Times New Roman" w:cs="Times New Roman"/>
          <w:lang w:val="fr-FR"/>
        </w:rPr>
        <w:tab/>
      </w:r>
      <w:r w:rsidRPr="001A094C">
        <w:rPr>
          <w:rFonts w:ascii="Times New Roman" w:hAnsi="Times New Roman" w:cs="Times New Roman"/>
          <w:b/>
          <w:bCs/>
          <w:lang w:val="fr-FR"/>
        </w:rPr>
        <w:t>Encadr</w:t>
      </w:r>
      <w:r w:rsidR="00412F6A" w:rsidRPr="001A094C">
        <w:rPr>
          <w:rFonts w:ascii="Times New Roman" w:hAnsi="Times New Roman" w:cs="Times New Roman"/>
          <w:b/>
          <w:bCs/>
          <w:lang w:val="fr-FR"/>
        </w:rPr>
        <w:t>eur</w:t>
      </w:r>
    </w:p>
    <w:p w14:paraId="0C5485E5" w14:textId="77777777" w:rsidR="00CA35AD" w:rsidRPr="001A094C" w:rsidRDefault="00CA35AD" w:rsidP="00CA35AD">
      <w:pPr>
        <w:pStyle w:val="Titre1"/>
        <w:rPr>
          <w:sz w:val="44"/>
        </w:rPr>
      </w:pPr>
      <w:bookmarkStart w:id="0" w:name="_Toc202972943"/>
      <w:bookmarkStart w:id="1" w:name="_Toc202973296"/>
      <w:r w:rsidRPr="001A094C">
        <w:lastRenderedPageBreak/>
        <w:t>Dédicace</w:t>
      </w:r>
      <w:bookmarkEnd w:id="0"/>
      <w:bookmarkEnd w:id="1"/>
      <w:r w:rsidRPr="001A094C">
        <w:rPr>
          <w:sz w:val="44"/>
        </w:rPr>
        <w:t xml:space="preserve"> </w:t>
      </w:r>
    </w:p>
    <w:p w14:paraId="5D1A08B5" w14:textId="77777777" w:rsidR="00FD32BA" w:rsidRPr="001A094C" w:rsidRDefault="00FD32BA" w:rsidP="00FD32BA"/>
    <w:p w14:paraId="6E1E8ECF" w14:textId="77777777" w:rsidR="00CA35AD" w:rsidRPr="001A094C" w:rsidRDefault="00CA35AD" w:rsidP="00486547">
      <w:pPr>
        <w:autoSpaceDE w:val="0"/>
        <w:autoSpaceDN w:val="0"/>
        <w:adjustRightInd w:val="0"/>
        <w:spacing w:line="360" w:lineRule="auto"/>
        <w:ind w:firstLine="708"/>
        <w:rPr>
          <w:rFonts w:ascii="Times New Roman" w:hAnsi="Times New Roman" w:cs="Times New Roman"/>
          <w:sz w:val="28"/>
          <w:szCs w:val="28"/>
        </w:rPr>
      </w:pPr>
      <w:bookmarkStart w:id="2" w:name="_Toc140821933"/>
      <w:bookmarkStart w:id="3" w:name="_Toc140822425"/>
      <w:bookmarkStart w:id="4" w:name="_Toc143532887"/>
      <w:bookmarkStart w:id="5" w:name="_Toc143532961"/>
      <w:bookmarkStart w:id="6" w:name="_Toc143533082"/>
      <w:bookmarkStart w:id="7" w:name="_Toc143533196"/>
      <w:r w:rsidRPr="001A094C">
        <w:rPr>
          <w:rFonts w:ascii="Times New Roman" w:hAnsi="Times New Roman" w:cs="Times New Roman"/>
          <w:sz w:val="28"/>
          <w:szCs w:val="28"/>
        </w:rPr>
        <w:t>Je dédie ce mémoire à :</w:t>
      </w:r>
    </w:p>
    <w:p w14:paraId="25597B09" w14:textId="794A0F9F" w:rsidR="00CA35AD" w:rsidRPr="001A094C" w:rsidRDefault="00CA35AD" w:rsidP="00486547">
      <w:pPr>
        <w:autoSpaceDE w:val="0"/>
        <w:autoSpaceDN w:val="0"/>
        <w:adjustRightInd w:val="0"/>
        <w:spacing w:line="360" w:lineRule="auto"/>
        <w:ind w:left="1416"/>
        <w:rPr>
          <w:rFonts w:ascii="Times New Roman" w:hAnsi="Times New Roman" w:cs="Times New Roman"/>
          <w:sz w:val="28"/>
          <w:szCs w:val="28"/>
        </w:rPr>
      </w:pPr>
      <w:r w:rsidRPr="001A094C">
        <w:rPr>
          <w:rFonts w:ascii="Times New Roman" w:hAnsi="Times New Roman" w:cs="Times New Roman"/>
          <w:sz w:val="28"/>
          <w:szCs w:val="28"/>
        </w:rPr>
        <w:t>Mon père, M</w:t>
      </w:r>
      <w:r>
        <w:rPr>
          <w:rFonts w:ascii="Times New Roman" w:hAnsi="Times New Roman" w:cs="Times New Roman"/>
          <w:sz w:val="28"/>
          <w:szCs w:val="28"/>
        </w:rPr>
        <w:t>r</w:t>
      </w:r>
      <w:r w:rsidRPr="001A094C">
        <w:rPr>
          <w:rFonts w:ascii="Times New Roman" w:hAnsi="Times New Roman" w:cs="Times New Roman"/>
          <w:sz w:val="28"/>
          <w:szCs w:val="28"/>
        </w:rPr>
        <w:t xml:space="preserve"> GRAMBOUTE Inza </w:t>
      </w:r>
    </w:p>
    <w:p w14:paraId="2D03C5BA" w14:textId="77777777" w:rsidR="00486547" w:rsidRDefault="00CA35AD" w:rsidP="00486547">
      <w:pPr>
        <w:autoSpaceDE w:val="0"/>
        <w:autoSpaceDN w:val="0"/>
        <w:adjustRightInd w:val="0"/>
        <w:spacing w:line="360" w:lineRule="auto"/>
        <w:ind w:left="1416"/>
        <w:rPr>
          <w:rFonts w:ascii="Times New Roman" w:hAnsi="Times New Roman" w:cs="Times New Roman"/>
          <w:sz w:val="28"/>
          <w:szCs w:val="28"/>
        </w:rPr>
      </w:pPr>
      <w:r w:rsidRPr="001A094C">
        <w:rPr>
          <w:rFonts w:ascii="Times New Roman" w:hAnsi="Times New Roman" w:cs="Times New Roman"/>
          <w:sz w:val="28"/>
          <w:szCs w:val="28"/>
        </w:rPr>
        <w:t xml:space="preserve">Ma mère, Mme GRAMBOUTE Maimouna </w:t>
      </w:r>
    </w:p>
    <w:p w14:paraId="01485C95" w14:textId="77777777" w:rsidR="00486547" w:rsidRDefault="00CA35AD" w:rsidP="00486547">
      <w:pPr>
        <w:autoSpaceDE w:val="0"/>
        <w:autoSpaceDN w:val="0"/>
        <w:adjustRightInd w:val="0"/>
        <w:spacing w:line="360" w:lineRule="auto"/>
        <w:ind w:left="1416"/>
        <w:rPr>
          <w:rFonts w:ascii="Times New Roman" w:hAnsi="Times New Roman" w:cs="Times New Roman"/>
          <w:sz w:val="28"/>
          <w:szCs w:val="28"/>
        </w:rPr>
      </w:pPr>
      <w:r w:rsidRPr="001A094C">
        <w:rPr>
          <w:rFonts w:ascii="Times New Roman" w:hAnsi="Times New Roman" w:cs="Times New Roman"/>
          <w:sz w:val="28"/>
          <w:szCs w:val="28"/>
        </w:rPr>
        <w:t xml:space="preserve">Ma grande sœur, Mme GRAMBOUTE </w:t>
      </w:r>
      <w:proofErr w:type="spellStart"/>
      <w:r w:rsidRPr="001A094C">
        <w:rPr>
          <w:rFonts w:ascii="Times New Roman" w:hAnsi="Times New Roman" w:cs="Times New Roman"/>
          <w:sz w:val="28"/>
          <w:szCs w:val="28"/>
        </w:rPr>
        <w:t>Macoco</w:t>
      </w:r>
      <w:proofErr w:type="spellEnd"/>
      <w:r w:rsidRPr="001A094C">
        <w:rPr>
          <w:rFonts w:ascii="Times New Roman" w:hAnsi="Times New Roman" w:cs="Times New Roman"/>
          <w:sz w:val="28"/>
          <w:szCs w:val="28"/>
        </w:rPr>
        <w:t xml:space="preserve"> </w:t>
      </w:r>
    </w:p>
    <w:p w14:paraId="59B9CF0E" w14:textId="1E47A04B" w:rsidR="00CA35AD" w:rsidRPr="001A094C" w:rsidRDefault="00CA35AD" w:rsidP="00486547">
      <w:pPr>
        <w:autoSpaceDE w:val="0"/>
        <w:autoSpaceDN w:val="0"/>
        <w:adjustRightInd w:val="0"/>
        <w:spacing w:line="360" w:lineRule="auto"/>
        <w:ind w:left="1416"/>
        <w:rPr>
          <w:rFonts w:ascii="Times New Roman" w:hAnsi="Times New Roman" w:cs="Times New Roman"/>
          <w:sz w:val="28"/>
          <w:szCs w:val="28"/>
        </w:rPr>
      </w:pPr>
      <w:r w:rsidRPr="001A094C">
        <w:rPr>
          <w:rFonts w:ascii="Times New Roman" w:hAnsi="Times New Roman" w:cs="Times New Roman"/>
          <w:sz w:val="28"/>
          <w:szCs w:val="28"/>
        </w:rPr>
        <w:t xml:space="preserve">Mes frères et mes sœurs </w:t>
      </w:r>
    </w:p>
    <w:p w14:paraId="48493F53" w14:textId="3CDD155E" w:rsidR="00CA35AD" w:rsidRPr="001A094C" w:rsidRDefault="00CA35AD" w:rsidP="00486547">
      <w:pPr>
        <w:ind w:left="1416"/>
        <w:rPr>
          <w:rFonts w:ascii="Times New Roman" w:hAnsi="Times New Roman" w:cs="Times New Roman"/>
        </w:rPr>
      </w:pPr>
      <w:r w:rsidRPr="001A094C">
        <w:rPr>
          <w:rFonts w:ascii="Times New Roman" w:hAnsi="Times New Roman" w:cs="Times New Roman"/>
          <w:sz w:val="28"/>
          <w:szCs w:val="28"/>
        </w:rPr>
        <w:t>Ma marraine, Mme Aya Alix Yao</w:t>
      </w:r>
    </w:p>
    <w:p w14:paraId="167C86D5" w14:textId="77777777" w:rsidR="006832E3" w:rsidRPr="001A094C" w:rsidRDefault="006832E3" w:rsidP="006832E3">
      <w:pPr>
        <w:rPr>
          <w:rFonts w:ascii="Wingdings 2" w:hAnsi="Wingdings 2"/>
        </w:rPr>
      </w:pPr>
    </w:p>
    <w:p w14:paraId="424D51F3" w14:textId="77777777" w:rsidR="006832E3" w:rsidRPr="001A094C" w:rsidRDefault="006832E3" w:rsidP="006832E3">
      <w:pPr>
        <w:rPr>
          <w:rFonts w:ascii="Wingdings 2" w:hAnsi="Wingdings 2"/>
        </w:rPr>
      </w:pPr>
    </w:p>
    <w:p w14:paraId="2B4DB670" w14:textId="77777777" w:rsidR="006832E3" w:rsidRPr="001A094C" w:rsidRDefault="006832E3" w:rsidP="006832E3">
      <w:pPr>
        <w:rPr>
          <w:rFonts w:ascii="Wingdings 2" w:hAnsi="Wingdings 2"/>
        </w:rPr>
      </w:pPr>
    </w:p>
    <w:p w14:paraId="5F5CB463" w14:textId="77777777" w:rsidR="006832E3" w:rsidRPr="001A094C" w:rsidRDefault="006832E3" w:rsidP="006832E3">
      <w:pPr>
        <w:rPr>
          <w:rFonts w:ascii="Wingdings 2" w:hAnsi="Wingdings 2"/>
        </w:rPr>
      </w:pPr>
    </w:p>
    <w:p w14:paraId="028121AB" w14:textId="77777777" w:rsidR="006832E3" w:rsidRPr="001A094C" w:rsidRDefault="006832E3" w:rsidP="006832E3">
      <w:pPr>
        <w:rPr>
          <w:rFonts w:ascii="Wingdings 2" w:hAnsi="Wingdings 2"/>
        </w:rPr>
      </w:pPr>
    </w:p>
    <w:p w14:paraId="2EF55F95" w14:textId="77777777" w:rsidR="006832E3" w:rsidRPr="001A094C" w:rsidRDefault="006832E3" w:rsidP="006832E3">
      <w:pPr>
        <w:rPr>
          <w:rFonts w:ascii="Wingdings 2" w:hAnsi="Wingdings 2"/>
        </w:rPr>
      </w:pPr>
    </w:p>
    <w:p w14:paraId="1660B565" w14:textId="77777777" w:rsidR="006832E3" w:rsidRPr="001A094C" w:rsidRDefault="006832E3" w:rsidP="006832E3">
      <w:pPr>
        <w:rPr>
          <w:rFonts w:ascii="Wingdings 2" w:hAnsi="Wingdings 2"/>
        </w:rPr>
      </w:pPr>
    </w:p>
    <w:p w14:paraId="171B9B24" w14:textId="77777777" w:rsidR="006832E3" w:rsidRPr="001A094C" w:rsidRDefault="006832E3" w:rsidP="006832E3">
      <w:pPr>
        <w:rPr>
          <w:rFonts w:ascii="Wingdings 2" w:hAnsi="Wingdings 2"/>
        </w:rPr>
      </w:pPr>
    </w:p>
    <w:p w14:paraId="22DADC82" w14:textId="79C0310C" w:rsidR="006832E3" w:rsidRDefault="006832E3" w:rsidP="006832E3"/>
    <w:p w14:paraId="5D269092" w14:textId="77777777" w:rsidR="00BD760F" w:rsidRDefault="00BD760F" w:rsidP="006832E3"/>
    <w:p w14:paraId="73A5E18D" w14:textId="77777777" w:rsidR="00CA35AD" w:rsidRDefault="00CA35AD" w:rsidP="006832E3"/>
    <w:p w14:paraId="5261C30D" w14:textId="77777777" w:rsidR="00CA35AD" w:rsidRDefault="00CA35AD" w:rsidP="006832E3"/>
    <w:p w14:paraId="778F8D07" w14:textId="77777777" w:rsidR="00CA35AD" w:rsidRDefault="00CA35AD" w:rsidP="006832E3"/>
    <w:p w14:paraId="4C97B0F6" w14:textId="77777777" w:rsidR="00CA35AD" w:rsidRDefault="00CA35AD" w:rsidP="006832E3"/>
    <w:p w14:paraId="395BE868" w14:textId="77777777" w:rsidR="00CA35AD" w:rsidRDefault="00CA35AD" w:rsidP="006832E3"/>
    <w:p w14:paraId="1D29D517" w14:textId="77777777" w:rsidR="00CA35AD" w:rsidRDefault="00CA35AD" w:rsidP="006832E3"/>
    <w:p w14:paraId="746E5173" w14:textId="77777777" w:rsidR="00CA35AD" w:rsidRDefault="00CA35AD" w:rsidP="006832E3"/>
    <w:p w14:paraId="5C4B5CC7" w14:textId="77777777" w:rsidR="00CA35AD" w:rsidRDefault="00CA35AD" w:rsidP="006832E3"/>
    <w:p w14:paraId="77CDA706" w14:textId="77777777" w:rsidR="00CA35AD" w:rsidRDefault="00CA35AD" w:rsidP="006832E3"/>
    <w:p w14:paraId="5D1784DE" w14:textId="77777777" w:rsidR="00CA35AD" w:rsidRDefault="00CA35AD" w:rsidP="006832E3"/>
    <w:p w14:paraId="23D55632" w14:textId="77777777" w:rsidR="00CA35AD" w:rsidRPr="001A094C" w:rsidRDefault="00CA35AD" w:rsidP="006832E3"/>
    <w:p w14:paraId="414A300F" w14:textId="19A1C8EB" w:rsidR="00DC59CB" w:rsidRPr="00CA35AD" w:rsidRDefault="00CA35AD" w:rsidP="00CA35AD">
      <w:pPr>
        <w:pStyle w:val="Titre1"/>
      </w:pPr>
      <w:bookmarkStart w:id="8" w:name="_Toc140814426"/>
      <w:bookmarkStart w:id="9" w:name="_Toc140814478"/>
      <w:bookmarkStart w:id="10" w:name="_Toc140821932"/>
      <w:bookmarkStart w:id="11" w:name="_Toc140822424"/>
      <w:bookmarkStart w:id="12" w:name="_Toc143532886"/>
      <w:bookmarkStart w:id="13" w:name="_Toc143532960"/>
      <w:bookmarkStart w:id="14" w:name="_Toc143533081"/>
      <w:bookmarkStart w:id="15" w:name="_Toc143533195"/>
      <w:bookmarkStart w:id="16" w:name="_Toc202972944"/>
      <w:bookmarkStart w:id="17" w:name="_Toc202973297"/>
      <w:bookmarkEnd w:id="2"/>
      <w:bookmarkEnd w:id="3"/>
      <w:bookmarkEnd w:id="4"/>
      <w:bookmarkEnd w:id="5"/>
      <w:bookmarkEnd w:id="6"/>
      <w:bookmarkEnd w:id="7"/>
      <w:r w:rsidRPr="001A094C">
        <w:lastRenderedPageBreak/>
        <w:t>Remerciements</w:t>
      </w:r>
      <w:bookmarkEnd w:id="8"/>
      <w:bookmarkEnd w:id="9"/>
      <w:bookmarkEnd w:id="10"/>
      <w:bookmarkEnd w:id="11"/>
      <w:bookmarkEnd w:id="12"/>
      <w:bookmarkEnd w:id="13"/>
      <w:bookmarkEnd w:id="14"/>
      <w:bookmarkEnd w:id="15"/>
      <w:bookmarkEnd w:id="16"/>
      <w:bookmarkEnd w:id="17"/>
    </w:p>
    <w:p w14:paraId="1F194074" w14:textId="77777777" w:rsidR="00035607" w:rsidRPr="001A094C" w:rsidRDefault="00035607" w:rsidP="00035607"/>
    <w:p w14:paraId="4A5AAD20" w14:textId="77777777" w:rsidR="00CA35AD" w:rsidRDefault="00CA35AD" w:rsidP="00CA35AD">
      <w:pPr>
        <w:jc w:val="both"/>
        <w:rPr>
          <w:rFonts w:ascii="Times New Roman" w:hAnsi="Times New Roman" w:cs="Times New Roman"/>
          <w:sz w:val="28"/>
          <w:szCs w:val="28"/>
        </w:rPr>
      </w:pPr>
      <w:r w:rsidRPr="001A094C">
        <w:rPr>
          <w:rFonts w:ascii="Times New Roman" w:hAnsi="Times New Roman" w:cs="Times New Roman"/>
          <w:sz w:val="28"/>
          <w:szCs w:val="28"/>
        </w:rPr>
        <w:t>Tout d'abord, je remercie le Seigneur de m'avoir donné la force, la détermination et le courage pour réaliser ce travail.</w:t>
      </w:r>
    </w:p>
    <w:p w14:paraId="4C790A99" w14:textId="088992DD" w:rsidR="0072060C" w:rsidRPr="001A094C" w:rsidRDefault="0072060C" w:rsidP="00CA35AD">
      <w:pPr>
        <w:jc w:val="both"/>
        <w:rPr>
          <w:rFonts w:ascii="Times New Roman" w:hAnsi="Times New Roman" w:cs="Times New Roman"/>
          <w:sz w:val="28"/>
          <w:szCs w:val="28"/>
        </w:rPr>
      </w:pPr>
      <w:r w:rsidRPr="001A094C">
        <w:rPr>
          <w:rFonts w:ascii="Times New Roman" w:hAnsi="Times New Roman" w:cs="Times New Roman"/>
          <w:sz w:val="28"/>
          <w:szCs w:val="28"/>
        </w:rPr>
        <w:t xml:space="preserve">Je remercie également M. EDI Kouassi Hilaire, </w:t>
      </w:r>
      <w:bookmarkStart w:id="18" w:name="_Hlk202970831"/>
      <w:bookmarkStart w:id="19" w:name="_Hlk202971424"/>
      <w:r w:rsidRPr="001A094C">
        <w:rPr>
          <w:rFonts w:ascii="Times New Roman" w:hAnsi="Times New Roman" w:cs="Times New Roman"/>
          <w:sz w:val="28"/>
          <w:szCs w:val="28"/>
        </w:rPr>
        <w:t>Maître de Conférence</w:t>
      </w:r>
      <w:r w:rsidR="00486547">
        <w:rPr>
          <w:rFonts w:ascii="Times New Roman" w:hAnsi="Times New Roman" w:cs="Times New Roman"/>
          <w:sz w:val="28"/>
          <w:szCs w:val="28"/>
        </w:rPr>
        <w:t>s</w:t>
      </w:r>
      <w:r>
        <w:rPr>
          <w:rFonts w:ascii="Times New Roman" w:hAnsi="Times New Roman" w:cs="Times New Roman"/>
          <w:sz w:val="28"/>
          <w:szCs w:val="28"/>
        </w:rPr>
        <w:t xml:space="preserve"> </w:t>
      </w:r>
      <w:bookmarkEnd w:id="18"/>
      <w:r>
        <w:rPr>
          <w:rFonts w:ascii="Times New Roman" w:hAnsi="Times New Roman" w:cs="Times New Roman"/>
          <w:sz w:val="28"/>
          <w:szCs w:val="28"/>
        </w:rPr>
        <w:t>à l'Université Nangui Abrogoua</w:t>
      </w:r>
      <w:bookmarkEnd w:id="19"/>
      <w:r w:rsidRPr="001A094C">
        <w:rPr>
          <w:rFonts w:ascii="Times New Roman" w:hAnsi="Times New Roman" w:cs="Times New Roman"/>
          <w:sz w:val="28"/>
          <w:szCs w:val="28"/>
        </w:rPr>
        <w:t xml:space="preserve"> pour ses précieux conseils tout au long de notre parcours.</w:t>
      </w:r>
    </w:p>
    <w:p w14:paraId="13B08429" w14:textId="2A94382D" w:rsidR="00CA35AD" w:rsidRPr="001A094C" w:rsidRDefault="00CA35AD" w:rsidP="00CA35AD">
      <w:pPr>
        <w:jc w:val="both"/>
        <w:rPr>
          <w:rFonts w:ascii="Times New Roman" w:hAnsi="Times New Roman" w:cs="Times New Roman"/>
          <w:sz w:val="28"/>
          <w:szCs w:val="28"/>
        </w:rPr>
      </w:pPr>
      <w:r w:rsidRPr="001A094C">
        <w:rPr>
          <w:rFonts w:ascii="Times New Roman" w:hAnsi="Times New Roman" w:cs="Times New Roman"/>
          <w:sz w:val="28"/>
          <w:szCs w:val="28"/>
        </w:rPr>
        <w:t>Un grand merci à mon encadreur M. MORIE Wielfr</w:t>
      </w:r>
      <w:r w:rsidR="00AC4937">
        <w:rPr>
          <w:rFonts w:ascii="Times New Roman" w:hAnsi="Times New Roman" w:cs="Times New Roman"/>
          <w:sz w:val="28"/>
          <w:szCs w:val="28"/>
        </w:rPr>
        <w:t>i</w:t>
      </w:r>
      <w:r w:rsidRPr="001A094C">
        <w:rPr>
          <w:rFonts w:ascii="Times New Roman" w:hAnsi="Times New Roman" w:cs="Times New Roman"/>
          <w:sz w:val="28"/>
          <w:szCs w:val="28"/>
        </w:rPr>
        <w:t>d</w:t>
      </w:r>
      <w:r>
        <w:rPr>
          <w:rFonts w:ascii="Times New Roman" w:hAnsi="Times New Roman" w:cs="Times New Roman"/>
          <w:sz w:val="28"/>
          <w:szCs w:val="28"/>
        </w:rPr>
        <w:t xml:space="preserve">, </w:t>
      </w:r>
      <w:bookmarkStart w:id="20" w:name="_Hlk202971517"/>
      <w:r>
        <w:rPr>
          <w:rFonts w:ascii="Times New Roman" w:hAnsi="Times New Roman" w:cs="Times New Roman"/>
          <w:sz w:val="28"/>
          <w:szCs w:val="28"/>
        </w:rPr>
        <w:t>Mai</w:t>
      </w:r>
      <w:r w:rsidRPr="001A094C">
        <w:rPr>
          <w:rFonts w:ascii="Times New Roman" w:hAnsi="Times New Roman" w:cs="Times New Roman"/>
          <w:sz w:val="28"/>
          <w:szCs w:val="28"/>
        </w:rPr>
        <w:t>tre-Assistant</w:t>
      </w:r>
      <w:r w:rsidR="00AC4937">
        <w:rPr>
          <w:rFonts w:ascii="Times New Roman" w:hAnsi="Times New Roman" w:cs="Times New Roman"/>
          <w:sz w:val="28"/>
          <w:szCs w:val="28"/>
        </w:rPr>
        <w:t xml:space="preserve"> à l'Université Nangui Abrogoua</w:t>
      </w:r>
      <w:bookmarkEnd w:id="20"/>
      <w:r w:rsidR="00AC4937">
        <w:rPr>
          <w:rFonts w:ascii="Times New Roman" w:hAnsi="Times New Roman" w:cs="Times New Roman"/>
          <w:sz w:val="28"/>
          <w:szCs w:val="28"/>
        </w:rPr>
        <w:t xml:space="preserve"> </w:t>
      </w:r>
      <w:r w:rsidRPr="001A094C">
        <w:rPr>
          <w:rFonts w:ascii="Times New Roman" w:hAnsi="Times New Roman" w:cs="Times New Roman"/>
          <w:sz w:val="28"/>
          <w:szCs w:val="28"/>
        </w:rPr>
        <w:t>pour sa disponibilité et son soutien pendant l'élaboration de mon mémoire.</w:t>
      </w:r>
    </w:p>
    <w:p w14:paraId="03762300" w14:textId="77777777" w:rsidR="00CA35AD" w:rsidRPr="001A094C" w:rsidRDefault="00CA35AD" w:rsidP="00CA35AD">
      <w:pPr>
        <w:jc w:val="both"/>
        <w:rPr>
          <w:rFonts w:ascii="Times New Roman" w:hAnsi="Times New Roman" w:cs="Times New Roman"/>
          <w:sz w:val="28"/>
          <w:szCs w:val="28"/>
        </w:rPr>
      </w:pPr>
      <w:r w:rsidRPr="001A094C">
        <w:rPr>
          <w:rFonts w:ascii="Times New Roman" w:hAnsi="Times New Roman" w:cs="Times New Roman"/>
          <w:sz w:val="28"/>
          <w:szCs w:val="28"/>
        </w:rPr>
        <w:t>Je souhaite également exprimer ma reconnaissance à ma marraine Mme Aya Alix Yao pour ses conseils et son soutien.</w:t>
      </w:r>
    </w:p>
    <w:p w14:paraId="66297B68" w14:textId="423C73CA" w:rsidR="00CA35AD" w:rsidRPr="001A094C" w:rsidRDefault="00CA35AD" w:rsidP="00CA35AD">
      <w:pPr>
        <w:jc w:val="both"/>
        <w:rPr>
          <w:rFonts w:ascii="Times New Roman" w:hAnsi="Times New Roman" w:cs="Times New Roman"/>
          <w:sz w:val="28"/>
          <w:szCs w:val="28"/>
        </w:rPr>
      </w:pPr>
      <w:r w:rsidRPr="001A094C">
        <w:rPr>
          <w:rFonts w:ascii="Times New Roman" w:hAnsi="Times New Roman" w:cs="Times New Roman"/>
          <w:sz w:val="28"/>
          <w:szCs w:val="28"/>
        </w:rPr>
        <w:t xml:space="preserve">Je suis également reconnaissant envers ma grande sœur, Mme GRAMBOUTE </w:t>
      </w:r>
      <w:proofErr w:type="spellStart"/>
      <w:r w:rsidRPr="001A094C">
        <w:rPr>
          <w:rFonts w:ascii="Times New Roman" w:hAnsi="Times New Roman" w:cs="Times New Roman"/>
          <w:sz w:val="28"/>
          <w:szCs w:val="28"/>
        </w:rPr>
        <w:t>Macoco</w:t>
      </w:r>
      <w:proofErr w:type="spellEnd"/>
      <w:r w:rsidRPr="001A094C">
        <w:rPr>
          <w:rFonts w:ascii="Times New Roman" w:hAnsi="Times New Roman" w:cs="Times New Roman"/>
          <w:sz w:val="28"/>
          <w:szCs w:val="28"/>
        </w:rPr>
        <w:t>, qui a toujours été là lorsque j'avais besoin d'aide, ainsi qu'à ma mère, Mme GRAMBOUTE Maimouna et mon père, M</w:t>
      </w:r>
      <w:r w:rsidR="00AC4937">
        <w:rPr>
          <w:rFonts w:ascii="Times New Roman" w:hAnsi="Times New Roman" w:cs="Times New Roman"/>
          <w:sz w:val="28"/>
          <w:szCs w:val="28"/>
        </w:rPr>
        <w:t>.</w:t>
      </w:r>
      <w:r w:rsidRPr="001A094C">
        <w:rPr>
          <w:rFonts w:ascii="Times New Roman" w:hAnsi="Times New Roman" w:cs="Times New Roman"/>
          <w:sz w:val="28"/>
          <w:szCs w:val="28"/>
        </w:rPr>
        <w:t xml:space="preserve"> GRAMBOUTE Inza, qui ont également été des sources d'encouragement et de soutien.</w:t>
      </w:r>
    </w:p>
    <w:p w14:paraId="60703EC3" w14:textId="4FE20870" w:rsidR="00CA35AD" w:rsidRPr="001A094C" w:rsidRDefault="00CA35AD" w:rsidP="00CA35AD">
      <w:pPr>
        <w:jc w:val="both"/>
        <w:rPr>
          <w:rFonts w:ascii="Times New Roman" w:hAnsi="Times New Roman" w:cs="Times New Roman"/>
          <w:sz w:val="28"/>
          <w:szCs w:val="28"/>
        </w:rPr>
      </w:pPr>
      <w:r w:rsidRPr="001A094C">
        <w:rPr>
          <w:rFonts w:ascii="Times New Roman" w:hAnsi="Times New Roman" w:cs="Times New Roman"/>
          <w:sz w:val="28"/>
          <w:szCs w:val="28"/>
        </w:rPr>
        <w:t>Je tiens à remercier mon oncle et tuteur, M</w:t>
      </w:r>
      <w:r w:rsidR="00AC4937">
        <w:rPr>
          <w:rFonts w:ascii="Times New Roman" w:hAnsi="Times New Roman" w:cs="Times New Roman"/>
          <w:sz w:val="28"/>
          <w:szCs w:val="28"/>
        </w:rPr>
        <w:t>.</w:t>
      </w:r>
      <w:r w:rsidRPr="001A094C">
        <w:rPr>
          <w:rFonts w:ascii="Times New Roman" w:hAnsi="Times New Roman" w:cs="Times New Roman"/>
          <w:sz w:val="28"/>
          <w:szCs w:val="28"/>
        </w:rPr>
        <w:t xml:space="preserve"> GRAMBOUTE Hamed, qui a accepté de m'héberger tout au long de mes études universitaires.</w:t>
      </w:r>
    </w:p>
    <w:p w14:paraId="4D24B3F4" w14:textId="77777777" w:rsidR="00CA35AD" w:rsidRPr="001A094C" w:rsidRDefault="00CA35AD" w:rsidP="00CA35AD">
      <w:pPr>
        <w:jc w:val="both"/>
        <w:rPr>
          <w:rFonts w:ascii="Times New Roman" w:hAnsi="Times New Roman" w:cs="Times New Roman"/>
          <w:sz w:val="28"/>
          <w:szCs w:val="28"/>
        </w:rPr>
      </w:pPr>
      <w:r w:rsidRPr="001A094C">
        <w:rPr>
          <w:rFonts w:ascii="Times New Roman" w:hAnsi="Times New Roman" w:cs="Times New Roman"/>
          <w:sz w:val="28"/>
          <w:szCs w:val="28"/>
        </w:rPr>
        <w:t>Un grand merci à tous mes amis en général, à qui j'ai fait appel lorsque j'étais confronté à des difficultés dans la réalisation de ce travail.</w:t>
      </w:r>
    </w:p>
    <w:p w14:paraId="1FCDAAE8" w14:textId="77777777" w:rsidR="006832E3" w:rsidRPr="001A094C" w:rsidRDefault="006832E3">
      <w:pPr>
        <w:rPr>
          <w:rFonts w:ascii="Times New Roman" w:hAnsi="Times New Roman" w:cs="Times New Roman"/>
          <w:sz w:val="28"/>
        </w:rPr>
      </w:pPr>
    </w:p>
    <w:p w14:paraId="30224BD1" w14:textId="77777777" w:rsidR="006832E3" w:rsidRPr="001A094C" w:rsidRDefault="006832E3">
      <w:pPr>
        <w:rPr>
          <w:rFonts w:ascii="Times New Roman" w:hAnsi="Times New Roman" w:cs="Times New Roman"/>
          <w:sz w:val="28"/>
        </w:rPr>
      </w:pPr>
    </w:p>
    <w:p w14:paraId="2EC359FB" w14:textId="77777777" w:rsidR="006832E3" w:rsidRPr="001A094C" w:rsidRDefault="006832E3">
      <w:pPr>
        <w:rPr>
          <w:rFonts w:ascii="Times New Roman" w:hAnsi="Times New Roman" w:cs="Times New Roman"/>
          <w:sz w:val="28"/>
        </w:rPr>
      </w:pPr>
    </w:p>
    <w:p w14:paraId="175FCFD9" w14:textId="77777777" w:rsidR="006832E3" w:rsidRPr="001A094C" w:rsidRDefault="006832E3">
      <w:pPr>
        <w:rPr>
          <w:rFonts w:ascii="Times New Roman" w:hAnsi="Times New Roman" w:cs="Times New Roman"/>
          <w:sz w:val="28"/>
        </w:rPr>
      </w:pPr>
    </w:p>
    <w:p w14:paraId="51B56D41" w14:textId="77777777" w:rsidR="006832E3" w:rsidRPr="001A094C" w:rsidRDefault="006832E3">
      <w:pPr>
        <w:rPr>
          <w:rFonts w:ascii="Times New Roman" w:hAnsi="Times New Roman" w:cs="Times New Roman"/>
          <w:sz w:val="28"/>
        </w:rPr>
      </w:pPr>
    </w:p>
    <w:p w14:paraId="382D4402" w14:textId="77777777" w:rsidR="006832E3" w:rsidRPr="001A094C" w:rsidRDefault="006832E3">
      <w:pPr>
        <w:rPr>
          <w:rFonts w:ascii="Times New Roman" w:hAnsi="Times New Roman" w:cs="Times New Roman"/>
          <w:sz w:val="28"/>
        </w:rPr>
      </w:pPr>
    </w:p>
    <w:p w14:paraId="3B96E20F" w14:textId="77777777" w:rsidR="006832E3" w:rsidRPr="001A094C" w:rsidRDefault="006832E3">
      <w:pPr>
        <w:rPr>
          <w:rFonts w:ascii="Times New Roman" w:hAnsi="Times New Roman" w:cs="Times New Roman"/>
          <w:sz w:val="28"/>
        </w:rPr>
      </w:pPr>
    </w:p>
    <w:p w14:paraId="266B316B" w14:textId="77777777" w:rsidR="006832E3" w:rsidRPr="001A094C" w:rsidRDefault="006832E3">
      <w:pPr>
        <w:rPr>
          <w:rFonts w:ascii="Times New Roman" w:hAnsi="Times New Roman" w:cs="Times New Roman"/>
          <w:sz w:val="28"/>
        </w:rPr>
      </w:pPr>
    </w:p>
    <w:p w14:paraId="795392C9" w14:textId="77777777" w:rsidR="006832E3" w:rsidRPr="001A094C" w:rsidRDefault="006832E3">
      <w:pPr>
        <w:rPr>
          <w:rFonts w:ascii="Times New Roman" w:hAnsi="Times New Roman" w:cs="Times New Roman"/>
          <w:sz w:val="28"/>
        </w:rPr>
      </w:pPr>
    </w:p>
    <w:p w14:paraId="16331CB6" w14:textId="77777777" w:rsidR="006832E3" w:rsidRPr="001A094C" w:rsidRDefault="006832E3">
      <w:pPr>
        <w:rPr>
          <w:rFonts w:ascii="Times New Roman" w:hAnsi="Times New Roman" w:cs="Times New Roman"/>
          <w:sz w:val="28"/>
        </w:rPr>
      </w:pPr>
    </w:p>
    <w:p w14:paraId="611D8B16" w14:textId="5AE4C1E8" w:rsidR="008E31DC" w:rsidRPr="001A094C" w:rsidRDefault="002F4839" w:rsidP="00C67976">
      <w:pPr>
        <w:pStyle w:val="Titre1"/>
      </w:pPr>
      <w:bookmarkStart w:id="21" w:name="_Toc202972945"/>
      <w:bookmarkStart w:id="22" w:name="_Toc202973298"/>
      <w:r w:rsidRPr="001A094C">
        <w:lastRenderedPageBreak/>
        <w:t>Résumé</w:t>
      </w:r>
      <w:bookmarkEnd w:id="21"/>
      <w:bookmarkEnd w:id="22"/>
    </w:p>
    <w:p w14:paraId="51FFC6FD" w14:textId="5813CD3E" w:rsidR="00BD647F" w:rsidRPr="00BD647F" w:rsidRDefault="00BD647F" w:rsidP="00BD647F">
      <w:pPr>
        <w:rPr>
          <w:color w:val="4472C4" w:themeColor="accent1"/>
          <w:sz w:val="28"/>
          <w:szCs w:val="28"/>
        </w:rPr>
      </w:pPr>
    </w:p>
    <w:p w14:paraId="750BB5C0" w14:textId="29BBAB87" w:rsidR="00BD647F" w:rsidRPr="00BD647F" w:rsidRDefault="00BD647F" w:rsidP="00BD647F">
      <w:pPr>
        <w:spacing w:line="360" w:lineRule="auto"/>
        <w:jc w:val="both"/>
        <w:rPr>
          <w:rFonts w:ascii="Times New Roman" w:hAnsi="Times New Roman" w:cs="Times New Roman"/>
          <w:sz w:val="28"/>
          <w:szCs w:val="28"/>
        </w:rPr>
      </w:pPr>
      <w:r w:rsidRPr="00BD647F">
        <w:rPr>
          <w:rFonts w:ascii="Times New Roman" w:hAnsi="Times New Roman" w:cs="Times New Roman"/>
          <w:sz w:val="28"/>
          <w:szCs w:val="28"/>
        </w:rPr>
        <w:t>Dans un contexte où la recherche doctorale en Côte d’Ivoire est en plein essor, l'accès aux travaux de thèse demeure complexe. De nombreuses universités produisent une richesse scientifique précieus</w:t>
      </w:r>
      <w:r w:rsidR="00AC4937">
        <w:rPr>
          <w:rFonts w:ascii="Times New Roman" w:hAnsi="Times New Roman" w:cs="Times New Roman"/>
          <w:sz w:val="28"/>
          <w:szCs w:val="28"/>
        </w:rPr>
        <w:t>e à travers les travaux de thèse</w:t>
      </w:r>
      <w:r w:rsidRPr="00BD647F">
        <w:rPr>
          <w:rFonts w:ascii="Times New Roman" w:hAnsi="Times New Roman" w:cs="Times New Roman"/>
          <w:sz w:val="28"/>
          <w:szCs w:val="28"/>
        </w:rPr>
        <w:t>, mais cette dernière</w:t>
      </w:r>
      <w:r>
        <w:rPr>
          <w:rFonts w:ascii="Times New Roman" w:hAnsi="Times New Roman" w:cs="Times New Roman"/>
          <w:sz w:val="28"/>
          <w:szCs w:val="28"/>
        </w:rPr>
        <w:t xml:space="preserve"> reste difficilement accessible</w:t>
      </w:r>
      <w:r w:rsidRPr="00BD647F">
        <w:rPr>
          <w:rFonts w:ascii="Times New Roman" w:hAnsi="Times New Roman" w:cs="Times New Roman"/>
          <w:sz w:val="28"/>
          <w:szCs w:val="28"/>
        </w:rPr>
        <w:t xml:space="preserve"> en raison de l'absence d'un système national de référencement et de partage. Ce manque de visibilité freine les collaborations entre doctorants, provoque parfois des dupl</w:t>
      </w:r>
      <w:r>
        <w:rPr>
          <w:rFonts w:ascii="Times New Roman" w:hAnsi="Times New Roman" w:cs="Times New Roman"/>
          <w:sz w:val="28"/>
          <w:szCs w:val="28"/>
        </w:rPr>
        <w:t>ications involontaires des efforts.</w:t>
      </w:r>
    </w:p>
    <w:p w14:paraId="3EE1B941" w14:textId="57C4FE57" w:rsidR="00BD647F" w:rsidRPr="00BD647F" w:rsidRDefault="00BD647F" w:rsidP="00BD647F">
      <w:pPr>
        <w:spacing w:line="360" w:lineRule="auto"/>
        <w:jc w:val="both"/>
        <w:rPr>
          <w:rFonts w:ascii="Times New Roman" w:hAnsi="Times New Roman" w:cs="Times New Roman"/>
          <w:sz w:val="28"/>
          <w:szCs w:val="28"/>
        </w:rPr>
      </w:pPr>
      <w:r w:rsidRPr="00BD647F">
        <w:rPr>
          <w:rFonts w:ascii="Times New Roman" w:hAnsi="Times New Roman" w:cs="Times New Roman"/>
          <w:sz w:val="28"/>
          <w:szCs w:val="28"/>
        </w:rPr>
        <w:t>C’est dans cette dy</w:t>
      </w:r>
      <w:r>
        <w:rPr>
          <w:rFonts w:ascii="Times New Roman" w:hAnsi="Times New Roman" w:cs="Times New Roman"/>
          <w:sz w:val="28"/>
          <w:szCs w:val="28"/>
        </w:rPr>
        <w:t>namique que s’inscrit notre</w:t>
      </w:r>
      <w:r w:rsidRPr="00BD647F">
        <w:rPr>
          <w:rFonts w:ascii="Times New Roman" w:hAnsi="Times New Roman" w:cs="Times New Roman"/>
          <w:sz w:val="28"/>
          <w:szCs w:val="28"/>
        </w:rPr>
        <w:t xml:space="preserve"> mémoire, qui vise à répondre à un besoin essentiel </w:t>
      </w:r>
      <w:r w:rsidR="00AC4937">
        <w:rPr>
          <w:rFonts w:ascii="Times New Roman" w:hAnsi="Times New Roman" w:cs="Times New Roman"/>
          <w:sz w:val="28"/>
          <w:szCs w:val="28"/>
        </w:rPr>
        <w:t>;</w:t>
      </w:r>
      <w:r w:rsidRPr="00BD647F">
        <w:rPr>
          <w:rFonts w:ascii="Times New Roman" w:hAnsi="Times New Roman" w:cs="Times New Roman"/>
          <w:sz w:val="28"/>
          <w:szCs w:val="28"/>
        </w:rPr>
        <w:t xml:space="preserve"> centraliser, structurer et rendre accessibles les travaux de thèse </w:t>
      </w:r>
      <w:r w:rsidR="00AC4937">
        <w:rPr>
          <w:rFonts w:ascii="Times New Roman" w:hAnsi="Times New Roman" w:cs="Times New Roman"/>
          <w:sz w:val="28"/>
          <w:szCs w:val="28"/>
        </w:rPr>
        <w:t>des universités ivoiriennes</w:t>
      </w:r>
      <w:r w:rsidRPr="00BD647F">
        <w:rPr>
          <w:rFonts w:ascii="Times New Roman" w:hAnsi="Times New Roman" w:cs="Times New Roman"/>
          <w:sz w:val="28"/>
          <w:szCs w:val="28"/>
        </w:rPr>
        <w:t>. L’objecti</w:t>
      </w:r>
      <w:r w:rsidR="00D87D81">
        <w:rPr>
          <w:rFonts w:ascii="Times New Roman" w:hAnsi="Times New Roman" w:cs="Times New Roman"/>
          <w:sz w:val="28"/>
          <w:szCs w:val="28"/>
        </w:rPr>
        <w:t xml:space="preserve">f principal </w:t>
      </w:r>
      <w:r w:rsidR="00D87D81" w:rsidRPr="00D87D81">
        <w:rPr>
          <w:rFonts w:ascii="Times New Roman" w:hAnsi="Times New Roman" w:cs="Times New Roman"/>
          <w:sz w:val="28"/>
          <w:szCs w:val="28"/>
        </w:rPr>
        <w:t>est de proposer une plateforme permettant de centraliser et partager en temps réel les travaux de thèse en cours ou terminés au sein des universités en Côte d’Ivoire</w:t>
      </w:r>
    </w:p>
    <w:p w14:paraId="5935E82E" w14:textId="5A6E8E19" w:rsidR="00BD647F" w:rsidRPr="00BD647F" w:rsidRDefault="00BD647F" w:rsidP="00BD647F">
      <w:pPr>
        <w:spacing w:line="360" w:lineRule="auto"/>
        <w:jc w:val="both"/>
        <w:rPr>
          <w:rFonts w:ascii="Times New Roman" w:hAnsi="Times New Roman" w:cs="Times New Roman"/>
          <w:sz w:val="28"/>
          <w:szCs w:val="28"/>
        </w:rPr>
      </w:pPr>
      <w:r w:rsidRPr="00BD647F">
        <w:rPr>
          <w:rFonts w:ascii="Times New Roman" w:hAnsi="Times New Roman" w:cs="Times New Roman"/>
          <w:sz w:val="28"/>
          <w:szCs w:val="28"/>
        </w:rPr>
        <w:t>Pour cela, nous avons adopté une démarche basée sur l</w:t>
      </w:r>
      <w:r w:rsidR="00AC4937">
        <w:rPr>
          <w:rFonts w:ascii="Times New Roman" w:hAnsi="Times New Roman" w:cs="Times New Roman"/>
          <w:sz w:val="28"/>
          <w:szCs w:val="28"/>
        </w:rPr>
        <w:t>es</w:t>
      </w:r>
      <w:r w:rsidRPr="00BD647F">
        <w:rPr>
          <w:rFonts w:ascii="Times New Roman" w:hAnsi="Times New Roman" w:cs="Times New Roman"/>
          <w:sz w:val="28"/>
          <w:szCs w:val="28"/>
        </w:rPr>
        <w:t xml:space="preserve"> méthode</w:t>
      </w:r>
      <w:r w:rsidR="00AC4937">
        <w:rPr>
          <w:rFonts w:ascii="Times New Roman" w:hAnsi="Times New Roman" w:cs="Times New Roman"/>
          <w:sz w:val="28"/>
          <w:szCs w:val="28"/>
        </w:rPr>
        <w:t>s du</w:t>
      </w:r>
      <w:r w:rsidRPr="00BD647F">
        <w:rPr>
          <w:rFonts w:ascii="Times New Roman" w:hAnsi="Times New Roman" w:cs="Times New Roman"/>
          <w:sz w:val="28"/>
          <w:szCs w:val="28"/>
        </w:rPr>
        <w:t xml:space="preserve"> </w:t>
      </w:r>
      <w:r w:rsidR="00AC4937">
        <w:rPr>
          <w:rFonts w:ascii="Times New Roman" w:hAnsi="Times New Roman" w:cs="Times New Roman"/>
          <w:sz w:val="28"/>
          <w:szCs w:val="28"/>
        </w:rPr>
        <w:t xml:space="preserve">Processus Unifié avec son langage </w:t>
      </w:r>
      <w:r w:rsidRPr="00BD647F">
        <w:rPr>
          <w:rFonts w:ascii="Times New Roman" w:hAnsi="Times New Roman" w:cs="Times New Roman"/>
          <w:sz w:val="28"/>
          <w:szCs w:val="28"/>
        </w:rPr>
        <w:t>UML pour la modélisation du système</w:t>
      </w:r>
      <w:r w:rsidR="00AC4937">
        <w:rPr>
          <w:rFonts w:ascii="Times New Roman" w:hAnsi="Times New Roman" w:cs="Times New Roman"/>
          <w:sz w:val="28"/>
          <w:szCs w:val="28"/>
        </w:rPr>
        <w:t xml:space="preserve">. De plus, nous avons </w:t>
      </w:r>
      <w:r w:rsidRPr="00BD647F">
        <w:rPr>
          <w:rFonts w:ascii="Times New Roman" w:hAnsi="Times New Roman" w:cs="Times New Roman"/>
          <w:sz w:val="28"/>
          <w:szCs w:val="28"/>
        </w:rPr>
        <w:t xml:space="preserve">utilisé le </w:t>
      </w:r>
      <w:r w:rsidR="00AC4937" w:rsidRPr="00BD647F">
        <w:rPr>
          <w:rFonts w:ascii="Times New Roman" w:hAnsi="Times New Roman" w:cs="Times New Roman"/>
          <w:sz w:val="28"/>
          <w:szCs w:val="28"/>
        </w:rPr>
        <w:t>Framework</w:t>
      </w:r>
      <w:r w:rsidRPr="00BD647F">
        <w:rPr>
          <w:rFonts w:ascii="Times New Roman" w:hAnsi="Times New Roman" w:cs="Times New Roman"/>
          <w:sz w:val="28"/>
          <w:szCs w:val="28"/>
        </w:rPr>
        <w:t xml:space="preserve"> Django pour le développement </w:t>
      </w:r>
      <w:r w:rsidR="00D87D81">
        <w:rPr>
          <w:rFonts w:ascii="Times New Roman" w:hAnsi="Times New Roman" w:cs="Times New Roman"/>
          <w:sz w:val="28"/>
          <w:szCs w:val="28"/>
        </w:rPr>
        <w:t>web, couplé avec</w:t>
      </w:r>
      <w:r w:rsidRPr="00BD647F">
        <w:rPr>
          <w:rFonts w:ascii="Times New Roman" w:hAnsi="Times New Roman" w:cs="Times New Roman"/>
          <w:sz w:val="28"/>
          <w:szCs w:val="28"/>
        </w:rPr>
        <w:t xml:space="preserve"> PostgreSQL pour sa robustesse. </w:t>
      </w:r>
    </w:p>
    <w:p w14:paraId="52DD35B3" w14:textId="6FD8787E" w:rsidR="00BD647F" w:rsidRPr="00BD647F" w:rsidRDefault="00BD647F" w:rsidP="00BD647F">
      <w:pPr>
        <w:spacing w:line="360" w:lineRule="auto"/>
        <w:jc w:val="both"/>
        <w:rPr>
          <w:rFonts w:ascii="Times New Roman" w:hAnsi="Times New Roman" w:cs="Times New Roman"/>
          <w:sz w:val="28"/>
          <w:szCs w:val="28"/>
        </w:rPr>
      </w:pPr>
      <w:r w:rsidRPr="00BD647F">
        <w:rPr>
          <w:rFonts w:ascii="Times New Roman" w:hAnsi="Times New Roman" w:cs="Times New Roman"/>
          <w:sz w:val="28"/>
          <w:szCs w:val="28"/>
        </w:rPr>
        <w:t>Le résultat est une</w:t>
      </w:r>
      <w:r w:rsidR="00D87D81">
        <w:rPr>
          <w:rFonts w:ascii="Times New Roman" w:hAnsi="Times New Roman" w:cs="Times New Roman"/>
          <w:sz w:val="28"/>
          <w:szCs w:val="28"/>
        </w:rPr>
        <w:t xml:space="preserve"> plateforme intuitive</w:t>
      </w:r>
      <w:r w:rsidRPr="00BD647F">
        <w:rPr>
          <w:rFonts w:ascii="Times New Roman" w:hAnsi="Times New Roman" w:cs="Times New Roman"/>
          <w:sz w:val="28"/>
          <w:szCs w:val="28"/>
        </w:rPr>
        <w:t>, accessible depuis tous types d’appareils, dotée d’un moteur de recherche performant</w:t>
      </w:r>
      <w:r w:rsidR="00D87D81">
        <w:rPr>
          <w:rFonts w:ascii="Times New Roman" w:hAnsi="Times New Roman" w:cs="Times New Roman"/>
          <w:sz w:val="28"/>
          <w:szCs w:val="28"/>
        </w:rPr>
        <w:t xml:space="preserve"> pour rechercher rapidement les thèses</w:t>
      </w:r>
      <w:r w:rsidR="000566E2">
        <w:rPr>
          <w:rFonts w:ascii="Times New Roman" w:hAnsi="Times New Roman" w:cs="Times New Roman"/>
          <w:sz w:val="28"/>
          <w:szCs w:val="28"/>
        </w:rPr>
        <w:t xml:space="preserve"> et permettant une</w:t>
      </w:r>
      <w:r w:rsidR="00D87D81">
        <w:rPr>
          <w:rFonts w:ascii="Times New Roman" w:hAnsi="Times New Roman" w:cs="Times New Roman"/>
          <w:sz w:val="28"/>
          <w:szCs w:val="28"/>
        </w:rPr>
        <w:t xml:space="preserve"> gestion </w:t>
      </w:r>
      <w:r w:rsidRPr="00BD647F">
        <w:rPr>
          <w:rFonts w:ascii="Times New Roman" w:hAnsi="Times New Roman" w:cs="Times New Roman"/>
          <w:sz w:val="28"/>
          <w:szCs w:val="28"/>
        </w:rPr>
        <w:t>des c</w:t>
      </w:r>
      <w:r w:rsidR="000566E2">
        <w:rPr>
          <w:rFonts w:ascii="Times New Roman" w:hAnsi="Times New Roman" w:cs="Times New Roman"/>
          <w:sz w:val="28"/>
          <w:szCs w:val="28"/>
        </w:rPr>
        <w:t>omptes utilisateurs par le responsable de chaque université.</w:t>
      </w:r>
    </w:p>
    <w:p w14:paraId="0B61F211" w14:textId="13A8318B" w:rsidR="00BD647F" w:rsidRPr="00BD647F" w:rsidRDefault="00BD647F" w:rsidP="00BD647F">
      <w:pPr>
        <w:spacing w:line="360" w:lineRule="auto"/>
        <w:jc w:val="both"/>
        <w:rPr>
          <w:rFonts w:ascii="Times New Roman" w:hAnsi="Times New Roman" w:cs="Times New Roman"/>
          <w:sz w:val="28"/>
          <w:szCs w:val="28"/>
        </w:rPr>
      </w:pPr>
      <w:r w:rsidRPr="00BD647F">
        <w:rPr>
          <w:rFonts w:ascii="Times New Roman" w:hAnsi="Times New Roman" w:cs="Times New Roman"/>
          <w:sz w:val="28"/>
          <w:szCs w:val="28"/>
        </w:rPr>
        <w:t>À travers c</w:t>
      </w:r>
      <w:r w:rsidR="00AC4937">
        <w:rPr>
          <w:rFonts w:ascii="Times New Roman" w:hAnsi="Times New Roman" w:cs="Times New Roman"/>
          <w:sz w:val="28"/>
          <w:szCs w:val="28"/>
        </w:rPr>
        <w:t>es travaux</w:t>
      </w:r>
      <w:r w:rsidRPr="00BD647F">
        <w:rPr>
          <w:rFonts w:ascii="Times New Roman" w:hAnsi="Times New Roman" w:cs="Times New Roman"/>
          <w:sz w:val="28"/>
          <w:szCs w:val="28"/>
        </w:rPr>
        <w:t xml:space="preserve">, </w:t>
      </w:r>
      <w:r w:rsidR="00AC4937">
        <w:rPr>
          <w:rFonts w:ascii="Times New Roman" w:hAnsi="Times New Roman" w:cs="Times New Roman"/>
          <w:sz w:val="28"/>
          <w:szCs w:val="28"/>
        </w:rPr>
        <w:t xml:space="preserve">nous pensons pouvoir </w:t>
      </w:r>
      <w:r w:rsidRPr="00BD647F">
        <w:rPr>
          <w:rFonts w:ascii="Times New Roman" w:hAnsi="Times New Roman" w:cs="Times New Roman"/>
          <w:sz w:val="28"/>
          <w:szCs w:val="28"/>
        </w:rPr>
        <w:t>contribuer concrètement à un enjeu important de notre système univers</w:t>
      </w:r>
      <w:r w:rsidR="000566E2">
        <w:rPr>
          <w:rFonts w:ascii="Times New Roman" w:hAnsi="Times New Roman" w:cs="Times New Roman"/>
          <w:sz w:val="28"/>
          <w:szCs w:val="28"/>
        </w:rPr>
        <w:t xml:space="preserve">itaire, tout en mettant en application </w:t>
      </w:r>
      <w:r w:rsidR="00AC4937">
        <w:rPr>
          <w:rFonts w:ascii="Times New Roman" w:hAnsi="Times New Roman" w:cs="Times New Roman"/>
          <w:sz w:val="28"/>
          <w:szCs w:val="28"/>
        </w:rPr>
        <w:t>nos</w:t>
      </w:r>
      <w:r w:rsidRPr="00BD647F">
        <w:rPr>
          <w:rFonts w:ascii="Times New Roman" w:hAnsi="Times New Roman" w:cs="Times New Roman"/>
          <w:sz w:val="28"/>
          <w:szCs w:val="28"/>
        </w:rPr>
        <w:t xml:space="preserve"> compétences acquises durant </w:t>
      </w:r>
      <w:r w:rsidR="00AC4937">
        <w:rPr>
          <w:rFonts w:ascii="Times New Roman" w:hAnsi="Times New Roman" w:cs="Times New Roman"/>
          <w:sz w:val="28"/>
          <w:szCs w:val="28"/>
        </w:rPr>
        <w:t>notre</w:t>
      </w:r>
      <w:r w:rsidRPr="00BD647F">
        <w:rPr>
          <w:rFonts w:ascii="Times New Roman" w:hAnsi="Times New Roman" w:cs="Times New Roman"/>
          <w:sz w:val="28"/>
          <w:szCs w:val="28"/>
        </w:rPr>
        <w:t xml:space="preserve"> formation.</w:t>
      </w:r>
    </w:p>
    <w:p w14:paraId="0FEA47BF" w14:textId="385B42D3" w:rsidR="000566E2" w:rsidRDefault="000566E2" w:rsidP="000566E2">
      <w:pPr>
        <w:pStyle w:val="NormalWeb"/>
        <w:spacing w:before="240" w:beforeAutospacing="0" w:after="240" w:afterAutospacing="0"/>
        <w:jc w:val="both"/>
      </w:pPr>
      <w:r>
        <w:rPr>
          <w:color w:val="000000"/>
          <w:sz w:val="28"/>
          <w:szCs w:val="28"/>
        </w:rPr>
        <w:t>Mots clés</w:t>
      </w:r>
      <w:r>
        <w:rPr>
          <w:b/>
          <w:bCs/>
          <w:color w:val="000000"/>
          <w:sz w:val="28"/>
          <w:szCs w:val="28"/>
        </w:rPr>
        <w:t xml:space="preserve"> : Gestion de thèse, Système centralisé, MVC, </w:t>
      </w:r>
      <w:r w:rsidR="00AC4937">
        <w:rPr>
          <w:b/>
          <w:bCs/>
          <w:color w:val="000000"/>
          <w:sz w:val="28"/>
          <w:szCs w:val="28"/>
        </w:rPr>
        <w:t>Bases de données relationnelles, Framework Django.</w:t>
      </w:r>
    </w:p>
    <w:p w14:paraId="20D98ACF" w14:textId="416C6A25" w:rsidR="0022275D" w:rsidRPr="001A094C" w:rsidRDefault="0022275D" w:rsidP="00421077">
      <w:pPr>
        <w:rPr>
          <w:color w:val="4472C4" w:themeColor="accent1"/>
          <w:sz w:val="28"/>
          <w:szCs w:val="28"/>
        </w:rPr>
      </w:pPr>
    </w:p>
    <w:p w14:paraId="628E498D" w14:textId="46E76B4F" w:rsidR="00421077" w:rsidRPr="00EB1C4E" w:rsidRDefault="002F4839" w:rsidP="00C67976">
      <w:pPr>
        <w:pStyle w:val="Titre1"/>
        <w:rPr>
          <w:lang w:val="en-US"/>
        </w:rPr>
      </w:pPr>
      <w:bookmarkStart w:id="23" w:name="_Toc202972946"/>
      <w:bookmarkStart w:id="24" w:name="_Toc202973299"/>
      <w:r w:rsidRPr="00EB1C4E">
        <w:rPr>
          <w:lang w:val="en-US"/>
        </w:rPr>
        <w:t>Abstract</w:t>
      </w:r>
      <w:bookmarkEnd w:id="23"/>
      <w:bookmarkEnd w:id="24"/>
    </w:p>
    <w:p w14:paraId="0460F6E4" w14:textId="2FBC18D4" w:rsidR="00B72205" w:rsidRPr="00EB1C4E" w:rsidRDefault="00B72205" w:rsidP="00B72205">
      <w:pPr>
        <w:rPr>
          <w:color w:val="4472C4" w:themeColor="accent1"/>
          <w:sz w:val="28"/>
          <w:szCs w:val="28"/>
          <w:lang w:val="en-US"/>
        </w:rPr>
      </w:pPr>
    </w:p>
    <w:p w14:paraId="25FAECE5" w14:textId="36FF7584" w:rsidR="0072060C" w:rsidRPr="0072060C" w:rsidRDefault="00A17E87" w:rsidP="0072060C">
      <w:pPr>
        <w:jc w:val="both"/>
        <w:rPr>
          <w:rFonts w:ascii="Times New Roman" w:hAnsi="Times New Roman" w:cs="Times New Roman"/>
          <w:sz w:val="28"/>
          <w:szCs w:val="28"/>
          <w:lang w:val="en-US"/>
        </w:rPr>
      </w:pPr>
      <w:r w:rsidRPr="00A17E87">
        <w:rPr>
          <w:rFonts w:ascii="Times New Roman" w:hAnsi="Times New Roman" w:cs="Times New Roman"/>
          <w:sz w:val="28"/>
          <w:szCs w:val="28"/>
          <w:lang w:val="en-US"/>
        </w:rPr>
        <w:t>In a context where doctoral research in Côte d'Ivoire is booming, access to thesis work remains complex</w:t>
      </w:r>
      <w:r w:rsidR="0072060C" w:rsidRPr="0072060C">
        <w:rPr>
          <w:rFonts w:ascii="Times New Roman" w:hAnsi="Times New Roman" w:cs="Times New Roman"/>
          <w:sz w:val="28"/>
          <w:szCs w:val="28"/>
          <w:lang w:val="en-US"/>
        </w:rPr>
        <w:t>. While universities produce valuable scientific knowledge through doctoral theses, this work often lacks visibility due to the absence of a national platform for indexing and sharing. This lack of coordination limits collaboration among PhD candidates and can lead to unintentional duplication of research efforts.</w:t>
      </w:r>
    </w:p>
    <w:p w14:paraId="21509566" w14:textId="1E8DF8CB" w:rsidR="0072060C" w:rsidRPr="0072060C" w:rsidRDefault="0072060C" w:rsidP="0072060C">
      <w:pPr>
        <w:jc w:val="both"/>
        <w:rPr>
          <w:rFonts w:ascii="Times New Roman" w:hAnsi="Times New Roman" w:cs="Times New Roman"/>
          <w:sz w:val="28"/>
          <w:szCs w:val="28"/>
          <w:lang w:val="en-US"/>
        </w:rPr>
      </w:pPr>
      <w:r w:rsidRPr="0072060C">
        <w:rPr>
          <w:rFonts w:ascii="Times New Roman" w:hAnsi="Times New Roman" w:cs="Times New Roman"/>
          <w:sz w:val="28"/>
          <w:szCs w:val="28"/>
          <w:lang w:val="en-US"/>
        </w:rPr>
        <w:t>This thesis seeks to address this gap by proposing a unified and structured approach to managing doctoral research across Ivorian universities. The core objective is to design and implement a digital platform that enables real-time centralization and dissemination of both ongoing and completed theses, while preserving the autonomy of each institution.</w:t>
      </w:r>
    </w:p>
    <w:p w14:paraId="71B3E5A1" w14:textId="1DDC9301" w:rsidR="0072060C" w:rsidRPr="0072060C" w:rsidRDefault="0072060C" w:rsidP="0072060C">
      <w:pPr>
        <w:jc w:val="both"/>
        <w:rPr>
          <w:rFonts w:ascii="Times New Roman" w:hAnsi="Times New Roman" w:cs="Times New Roman"/>
          <w:sz w:val="28"/>
          <w:szCs w:val="28"/>
          <w:lang w:val="en-US"/>
        </w:rPr>
      </w:pPr>
      <w:r w:rsidRPr="0072060C">
        <w:rPr>
          <w:rFonts w:ascii="Times New Roman" w:hAnsi="Times New Roman" w:cs="Times New Roman"/>
          <w:sz w:val="28"/>
          <w:szCs w:val="28"/>
          <w:lang w:val="en-US"/>
        </w:rPr>
        <w:t xml:space="preserve">To achieve this, we adopted the Unified Process methodology, </w:t>
      </w:r>
      <w:r w:rsidR="00486547">
        <w:rPr>
          <w:rFonts w:ascii="Times New Roman" w:hAnsi="Times New Roman" w:cs="Times New Roman"/>
          <w:sz w:val="28"/>
          <w:szCs w:val="28"/>
          <w:lang w:val="en-US"/>
        </w:rPr>
        <w:t>with</w:t>
      </w:r>
      <w:r w:rsidRPr="0072060C">
        <w:rPr>
          <w:rFonts w:ascii="Times New Roman" w:hAnsi="Times New Roman" w:cs="Times New Roman"/>
          <w:sz w:val="28"/>
          <w:szCs w:val="28"/>
          <w:lang w:val="en-US"/>
        </w:rPr>
        <w:t xml:space="preserve"> UML for system modeling. The web platform was developed using the Django framework, selected for its scalability and security, in combination with PostgreSQL, chosen for its ability to handle complex and structured data.</w:t>
      </w:r>
    </w:p>
    <w:p w14:paraId="6A57F4C5" w14:textId="7C8583C8" w:rsidR="0072060C" w:rsidRPr="0072060C" w:rsidRDefault="00486547" w:rsidP="0072060C">
      <w:pPr>
        <w:jc w:val="both"/>
        <w:rPr>
          <w:rFonts w:ascii="Times New Roman" w:hAnsi="Times New Roman" w:cs="Times New Roman"/>
          <w:sz w:val="28"/>
          <w:szCs w:val="28"/>
          <w:lang w:val="en-US"/>
        </w:rPr>
      </w:pPr>
      <w:r w:rsidRPr="0072060C">
        <w:rPr>
          <w:rFonts w:ascii="Times New Roman" w:hAnsi="Times New Roman" w:cs="Times New Roman"/>
          <w:sz w:val="28"/>
          <w:szCs w:val="28"/>
          <w:lang w:val="en-US"/>
        </w:rPr>
        <w:t>The result</w:t>
      </w:r>
      <w:r w:rsidR="0072060C" w:rsidRPr="0072060C">
        <w:rPr>
          <w:rFonts w:ascii="Times New Roman" w:hAnsi="Times New Roman" w:cs="Times New Roman"/>
          <w:sz w:val="28"/>
          <w:szCs w:val="28"/>
          <w:lang w:val="en-US"/>
        </w:rPr>
        <w:t xml:space="preserve"> is a user-friendly, multi-device accessible platform equipped with a powerful search engine and a decentralized management system, allowing university administrators to manage user accounts and thesis data efficiently.</w:t>
      </w:r>
    </w:p>
    <w:p w14:paraId="3FD0074E" w14:textId="52AC9CC5" w:rsidR="0072060C" w:rsidRDefault="0072060C" w:rsidP="0072060C">
      <w:pPr>
        <w:jc w:val="both"/>
        <w:rPr>
          <w:rFonts w:ascii="Times New Roman" w:hAnsi="Times New Roman" w:cs="Times New Roman"/>
          <w:sz w:val="28"/>
          <w:szCs w:val="28"/>
          <w:lang w:val="en-US"/>
        </w:rPr>
      </w:pPr>
      <w:r w:rsidRPr="0072060C">
        <w:rPr>
          <w:rFonts w:ascii="Times New Roman" w:hAnsi="Times New Roman" w:cs="Times New Roman"/>
          <w:sz w:val="28"/>
          <w:szCs w:val="28"/>
          <w:lang w:val="en-US"/>
        </w:rPr>
        <w:t xml:space="preserve">Through this work, we aim to contribute meaningfully to improving the national academic </w:t>
      </w:r>
      <w:r w:rsidR="00486547" w:rsidRPr="0072060C">
        <w:rPr>
          <w:rFonts w:ascii="Times New Roman" w:hAnsi="Times New Roman" w:cs="Times New Roman"/>
          <w:sz w:val="28"/>
          <w:szCs w:val="28"/>
          <w:lang w:val="en-US"/>
        </w:rPr>
        <w:t>infrastructure,</w:t>
      </w:r>
      <w:r w:rsidRPr="0072060C">
        <w:rPr>
          <w:rFonts w:ascii="Times New Roman" w:hAnsi="Times New Roman" w:cs="Times New Roman"/>
          <w:sz w:val="28"/>
          <w:szCs w:val="28"/>
          <w:lang w:val="en-US"/>
        </w:rPr>
        <w:t xml:space="preserve"> while also applying and reinforcing the technical skills we acquired throughout our academic journey.</w:t>
      </w:r>
    </w:p>
    <w:p w14:paraId="68149101" w14:textId="77777777" w:rsidR="00087CB0" w:rsidRPr="0072060C" w:rsidRDefault="00087CB0" w:rsidP="0072060C">
      <w:pPr>
        <w:jc w:val="both"/>
        <w:rPr>
          <w:rFonts w:ascii="Times New Roman" w:hAnsi="Times New Roman" w:cs="Times New Roman"/>
          <w:sz w:val="28"/>
          <w:szCs w:val="28"/>
          <w:lang w:val="en-US"/>
        </w:rPr>
      </w:pPr>
    </w:p>
    <w:p w14:paraId="36D17216" w14:textId="42C2EFCD" w:rsidR="005265C5" w:rsidRPr="0072060C" w:rsidRDefault="0072060C" w:rsidP="0072060C">
      <w:pPr>
        <w:jc w:val="both"/>
        <w:rPr>
          <w:rFonts w:ascii="Times New Roman" w:hAnsi="Times New Roman" w:cs="Times New Roman"/>
          <w:sz w:val="28"/>
          <w:szCs w:val="28"/>
          <w:lang w:val="en-US"/>
        </w:rPr>
      </w:pPr>
      <w:r w:rsidRPr="0072060C">
        <w:rPr>
          <w:rFonts w:ascii="Times New Roman" w:hAnsi="Times New Roman" w:cs="Times New Roman"/>
          <w:sz w:val="28"/>
          <w:szCs w:val="28"/>
          <w:lang w:val="en-US"/>
        </w:rPr>
        <w:t xml:space="preserve">Keywords: </w:t>
      </w:r>
      <w:r w:rsidRPr="0072060C">
        <w:rPr>
          <w:rFonts w:ascii="Times New Roman" w:hAnsi="Times New Roman" w:cs="Times New Roman"/>
          <w:b/>
          <w:bCs/>
          <w:sz w:val="28"/>
          <w:szCs w:val="28"/>
          <w:lang w:val="en-US"/>
        </w:rPr>
        <w:t>Thesis management</w:t>
      </w:r>
      <w:r w:rsidRPr="0072060C">
        <w:rPr>
          <w:rFonts w:ascii="Times New Roman" w:hAnsi="Times New Roman" w:cs="Times New Roman"/>
          <w:sz w:val="28"/>
          <w:szCs w:val="28"/>
          <w:lang w:val="en-US"/>
        </w:rPr>
        <w:t xml:space="preserve">, </w:t>
      </w:r>
      <w:r w:rsidRPr="0072060C">
        <w:rPr>
          <w:rFonts w:ascii="Times New Roman" w:hAnsi="Times New Roman" w:cs="Times New Roman"/>
          <w:b/>
          <w:bCs/>
          <w:sz w:val="28"/>
          <w:szCs w:val="28"/>
          <w:lang w:val="en-US"/>
        </w:rPr>
        <w:t>Centralized system</w:t>
      </w:r>
      <w:r w:rsidRPr="0072060C">
        <w:rPr>
          <w:rFonts w:ascii="Times New Roman" w:hAnsi="Times New Roman" w:cs="Times New Roman"/>
          <w:sz w:val="28"/>
          <w:szCs w:val="28"/>
          <w:lang w:val="en-US"/>
        </w:rPr>
        <w:t xml:space="preserve">, </w:t>
      </w:r>
      <w:r w:rsidRPr="0072060C">
        <w:rPr>
          <w:rFonts w:ascii="Times New Roman" w:hAnsi="Times New Roman" w:cs="Times New Roman"/>
          <w:b/>
          <w:bCs/>
          <w:sz w:val="28"/>
          <w:szCs w:val="28"/>
          <w:lang w:val="en-US"/>
        </w:rPr>
        <w:t>MVC architecture</w:t>
      </w:r>
      <w:r w:rsidRPr="0072060C">
        <w:rPr>
          <w:rFonts w:ascii="Times New Roman" w:hAnsi="Times New Roman" w:cs="Times New Roman"/>
          <w:sz w:val="28"/>
          <w:szCs w:val="28"/>
          <w:lang w:val="en-US"/>
        </w:rPr>
        <w:t xml:space="preserve">, </w:t>
      </w:r>
      <w:r w:rsidRPr="0072060C">
        <w:rPr>
          <w:rFonts w:ascii="Times New Roman" w:hAnsi="Times New Roman" w:cs="Times New Roman"/>
          <w:b/>
          <w:bCs/>
          <w:sz w:val="28"/>
          <w:szCs w:val="28"/>
          <w:lang w:val="en-US"/>
        </w:rPr>
        <w:t>Relational databases</w:t>
      </w:r>
      <w:r w:rsidRPr="0072060C">
        <w:rPr>
          <w:rFonts w:ascii="Times New Roman" w:hAnsi="Times New Roman" w:cs="Times New Roman"/>
          <w:sz w:val="28"/>
          <w:szCs w:val="28"/>
          <w:lang w:val="en-US"/>
        </w:rPr>
        <w:t xml:space="preserve">, </w:t>
      </w:r>
      <w:r w:rsidRPr="0072060C">
        <w:rPr>
          <w:rFonts w:ascii="Times New Roman" w:hAnsi="Times New Roman" w:cs="Times New Roman"/>
          <w:b/>
          <w:bCs/>
          <w:sz w:val="28"/>
          <w:szCs w:val="28"/>
          <w:lang w:val="en-US"/>
        </w:rPr>
        <w:t>Django framework</w:t>
      </w:r>
      <w:r>
        <w:rPr>
          <w:rFonts w:ascii="Times New Roman" w:hAnsi="Times New Roman" w:cs="Times New Roman"/>
          <w:b/>
          <w:bCs/>
          <w:sz w:val="28"/>
          <w:szCs w:val="28"/>
          <w:lang w:val="en-US"/>
        </w:rPr>
        <w:t>.</w:t>
      </w:r>
    </w:p>
    <w:p w14:paraId="7BBB4DE7" w14:textId="77777777" w:rsidR="00B134C7" w:rsidRDefault="00B134C7">
      <w:pPr>
        <w:rPr>
          <w:color w:val="4472C4" w:themeColor="accent1"/>
          <w:sz w:val="28"/>
          <w:szCs w:val="28"/>
          <w:lang w:val="en-US"/>
        </w:rPr>
      </w:pPr>
    </w:p>
    <w:p w14:paraId="49A74FA4" w14:textId="77777777" w:rsidR="0072060C" w:rsidRDefault="0072060C">
      <w:pPr>
        <w:rPr>
          <w:color w:val="4472C4" w:themeColor="accent1"/>
          <w:sz w:val="28"/>
          <w:szCs w:val="28"/>
          <w:lang w:val="en-US"/>
        </w:rPr>
      </w:pPr>
    </w:p>
    <w:p w14:paraId="520C099A" w14:textId="77777777" w:rsidR="0072060C" w:rsidRDefault="0072060C">
      <w:pPr>
        <w:rPr>
          <w:color w:val="4472C4" w:themeColor="accent1"/>
          <w:sz w:val="28"/>
          <w:szCs w:val="28"/>
          <w:lang w:val="en-US"/>
        </w:rPr>
      </w:pPr>
    </w:p>
    <w:p w14:paraId="562C581C" w14:textId="77777777" w:rsidR="0072060C" w:rsidRDefault="0072060C">
      <w:pPr>
        <w:rPr>
          <w:color w:val="4472C4" w:themeColor="accent1"/>
          <w:sz w:val="28"/>
          <w:szCs w:val="28"/>
          <w:lang w:val="en-US"/>
        </w:rPr>
      </w:pPr>
    </w:p>
    <w:p w14:paraId="00010BB0" w14:textId="77777777" w:rsidR="0072060C" w:rsidRDefault="0072060C">
      <w:pPr>
        <w:rPr>
          <w:color w:val="4472C4" w:themeColor="accent1"/>
          <w:sz w:val="28"/>
          <w:szCs w:val="28"/>
          <w:lang w:val="en-US"/>
        </w:rPr>
      </w:pPr>
    </w:p>
    <w:p w14:paraId="6AE60986" w14:textId="5867708A" w:rsidR="00B134C7" w:rsidRPr="00B134C7" w:rsidRDefault="00B134C7" w:rsidP="00B134C7">
      <w:pPr>
        <w:pStyle w:val="Titre1"/>
        <w:rPr>
          <w:sz w:val="32"/>
        </w:rPr>
      </w:pPr>
      <w:bookmarkStart w:id="25" w:name="_Toc202972947"/>
      <w:bookmarkStart w:id="26" w:name="_Toc202973300"/>
      <w:r w:rsidRPr="00044C1E">
        <w:lastRenderedPageBreak/>
        <w:t>Sommaire</w:t>
      </w:r>
      <w:bookmarkEnd w:id="25"/>
      <w:bookmarkEnd w:id="26"/>
      <w:r>
        <w:t xml:space="preserve"> </w:t>
      </w:r>
    </w:p>
    <w:p w14:paraId="4D940D82" w14:textId="37547BA6" w:rsidR="008D1D60" w:rsidRPr="00EB1C4E" w:rsidRDefault="008D1D60" w:rsidP="008D1D60">
      <w:pPr>
        <w:rPr>
          <w:lang w:val="en-US"/>
        </w:rPr>
      </w:pPr>
    </w:p>
    <w:sdt>
      <w:sdtPr>
        <w:rPr>
          <w:rFonts w:asciiTheme="minorHAnsi" w:eastAsiaTheme="minorHAnsi" w:hAnsiTheme="minorHAnsi" w:cstheme="minorBidi"/>
          <w:color w:val="auto"/>
          <w:sz w:val="22"/>
          <w:szCs w:val="22"/>
        </w:rPr>
        <w:id w:val="1454140511"/>
        <w:docPartObj>
          <w:docPartGallery w:val="Table of Contents"/>
          <w:docPartUnique/>
        </w:docPartObj>
      </w:sdtPr>
      <w:sdtEndPr>
        <w:rPr>
          <w:b/>
          <w:bCs/>
        </w:rPr>
      </w:sdtEndPr>
      <w:sdtContent>
        <w:p w14:paraId="16C187C5" w14:textId="6B18AE3D" w:rsidR="00AC618E" w:rsidRDefault="00AC618E">
          <w:pPr>
            <w:pStyle w:val="En-ttedetabledesmatires"/>
          </w:pPr>
        </w:p>
        <w:p w14:paraId="12977997" w14:textId="0F221F33"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r>
            <w:fldChar w:fldCharType="begin"/>
          </w:r>
          <w:r>
            <w:instrText xml:space="preserve"> TOC \o "1-3" \h \z \u </w:instrText>
          </w:r>
          <w:r>
            <w:fldChar w:fldCharType="separate"/>
          </w:r>
          <w:hyperlink w:anchor="_Toc202972943" w:history="1">
            <w:r w:rsidRPr="00AC618E">
              <w:rPr>
                <w:rStyle w:val="Lienhypertexte"/>
                <w:rFonts w:ascii="Times New Roman" w:hAnsi="Times New Roman" w:cs="Times New Roman"/>
                <w:noProof/>
                <w:sz w:val="26"/>
                <w:szCs w:val="26"/>
              </w:rPr>
              <w:t>Dédicace</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_Toc202972943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I</w:t>
            </w:r>
            <w:r w:rsidRPr="00AC618E">
              <w:rPr>
                <w:rFonts w:ascii="Times New Roman" w:hAnsi="Times New Roman" w:cs="Times New Roman"/>
                <w:noProof/>
                <w:webHidden/>
                <w:sz w:val="26"/>
                <w:szCs w:val="26"/>
              </w:rPr>
              <w:fldChar w:fldCharType="end"/>
            </w:r>
          </w:hyperlink>
        </w:p>
        <w:p w14:paraId="5820547F" w14:textId="2192D2E0"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44" w:history="1">
            <w:r w:rsidRPr="00AC618E">
              <w:rPr>
                <w:rStyle w:val="Lienhypertexte"/>
                <w:rFonts w:ascii="Times New Roman" w:hAnsi="Times New Roman" w:cs="Times New Roman"/>
                <w:noProof/>
                <w:sz w:val="26"/>
                <w:szCs w:val="26"/>
              </w:rPr>
              <w:t>Remerciements</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_Toc202972944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II</w:t>
            </w:r>
            <w:r w:rsidRPr="00AC618E">
              <w:rPr>
                <w:rFonts w:ascii="Times New Roman" w:hAnsi="Times New Roman" w:cs="Times New Roman"/>
                <w:noProof/>
                <w:webHidden/>
                <w:sz w:val="26"/>
                <w:szCs w:val="26"/>
              </w:rPr>
              <w:fldChar w:fldCharType="end"/>
            </w:r>
          </w:hyperlink>
        </w:p>
        <w:p w14:paraId="6B566047" w14:textId="4A399DC9"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45" w:history="1">
            <w:r w:rsidRPr="00AC618E">
              <w:rPr>
                <w:rStyle w:val="Lienhypertexte"/>
                <w:rFonts w:ascii="Times New Roman" w:hAnsi="Times New Roman" w:cs="Times New Roman"/>
                <w:noProof/>
                <w:sz w:val="26"/>
                <w:szCs w:val="26"/>
              </w:rPr>
              <w:t>Résumé</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_Toc202972945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III</w:t>
            </w:r>
            <w:r w:rsidRPr="00AC618E">
              <w:rPr>
                <w:rFonts w:ascii="Times New Roman" w:hAnsi="Times New Roman" w:cs="Times New Roman"/>
                <w:noProof/>
                <w:webHidden/>
                <w:sz w:val="26"/>
                <w:szCs w:val="26"/>
              </w:rPr>
              <w:fldChar w:fldCharType="end"/>
            </w:r>
          </w:hyperlink>
        </w:p>
        <w:p w14:paraId="6BB88352" w14:textId="507F66E8"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46" w:history="1">
            <w:r w:rsidRPr="00AC618E">
              <w:rPr>
                <w:rStyle w:val="Lienhypertexte"/>
                <w:rFonts w:ascii="Times New Roman" w:hAnsi="Times New Roman" w:cs="Times New Roman"/>
                <w:noProof/>
                <w:sz w:val="26"/>
                <w:szCs w:val="26"/>
                <w:lang w:val="en-US"/>
              </w:rPr>
              <w:t>Abstract</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_Toc202972946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IV</w:t>
            </w:r>
            <w:r w:rsidRPr="00AC618E">
              <w:rPr>
                <w:rFonts w:ascii="Times New Roman" w:hAnsi="Times New Roman" w:cs="Times New Roman"/>
                <w:noProof/>
                <w:webHidden/>
                <w:sz w:val="26"/>
                <w:szCs w:val="26"/>
              </w:rPr>
              <w:fldChar w:fldCharType="end"/>
            </w:r>
          </w:hyperlink>
        </w:p>
        <w:p w14:paraId="2092C0A0" w14:textId="6D00E693"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47" w:history="1">
            <w:r w:rsidRPr="00AC618E">
              <w:rPr>
                <w:rStyle w:val="Lienhypertexte"/>
                <w:rFonts w:ascii="Times New Roman" w:hAnsi="Times New Roman" w:cs="Times New Roman"/>
                <w:noProof/>
                <w:sz w:val="26"/>
                <w:szCs w:val="26"/>
              </w:rPr>
              <w:t>Sommaire</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_Toc202972947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V</w:t>
            </w:r>
            <w:r w:rsidRPr="00AC618E">
              <w:rPr>
                <w:rFonts w:ascii="Times New Roman" w:hAnsi="Times New Roman" w:cs="Times New Roman"/>
                <w:noProof/>
                <w:webHidden/>
                <w:sz w:val="26"/>
                <w:szCs w:val="26"/>
              </w:rPr>
              <w:fldChar w:fldCharType="end"/>
            </w:r>
          </w:hyperlink>
        </w:p>
        <w:p w14:paraId="38F479E4" w14:textId="7E7C45C0"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48" w:history="1">
            <w:r w:rsidRPr="00AC618E">
              <w:rPr>
                <w:rStyle w:val="Lienhypertexte"/>
                <w:rFonts w:ascii="Times New Roman" w:hAnsi="Times New Roman" w:cs="Times New Roman"/>
                <w:noProof/>
                <w:sz w:val="26"/>
                <w:szCs w:val="26"/>
              </w:rPr>
              <w:t>Liste des tableaux</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_Toc202972948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VI</w:t>
            </w:r>
            <w:r w:rsidRPr="00AC618E">
              <w:rPr>
                <w:rFonts w:ascii="Times New Roman" w:hAnsi="Times New Roman" w:cs="Times New Roman"/>
                <w:noProof/>
                <w:webHidden/>
                <w:sz w:val="26"/>
                <w:szCs w:val="26"/>
              </w:rPr>
              <w:fldChar w:fldCharType="end"/>
            </w:r>
          </w:hyperlink>
        </w:p>
        <w:p w14:paraId="15F4E969" w14:textId="36F6B6C4"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49" w:history="1">
            <w:r w:rsidRPr="00AC618E">
              <w:rPr>
                <w:rStyle w:val="Lienhypertexte"/>
                <w:rFonts w:ascii="Times New Roman" w:hAnsi="Times New Roman" w:cs="Times New Roman"/>
                <w:noProof/>
                <w:sz w:val="26"/>
                <w:szCs w:val="26"/>
              </w:rPr>
              <w:t>Liste des figures</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_Toc202972949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VII</w:t>
            </w:r>
            <w:r w:rsidRPr="00AC618E">
              <w:rPr>
                <w:rFonts w:ascii="Times New Roman" w:hAnsi="Times New Roman" w:cs="Times New Roman"/>
                <w:noProof/>
                <w:webHidden/>
                <w:sz w:val="26"/>
                <w:szCs w:val="26"/>
              </w:rPr>
              <w:fldChar w:fldCharType="end"/>
            </w:r>
          </w:hyperlink>
        </w:p>
        <w:p w14:paraId="6FAB22DB" w14:textId="4FE06CD1"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50" w:history="1">
            <w:r w:rsidRPr="00AC618E">
              <w:rPr>
                <w:rStyle w:val="Lienhypertexte"/>
                <w:rFonts w:ascii="Times New Roman" w:hAnsi="Times New Roman" w:cs="Times New Roman"/>
                <w:noProof/>
                <w:sz w:val="26"/>
                <w:szCs w:val="26"/>
              </w:rPr>
              <w:t>Liste des abréviations</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_Toc202972950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VIII</w:t>
            </w:r>
            <w:r w:rsidRPr="00AC618E">
              <w:rPr>
                <w:rFonts w:ascii="Times New Roman" w:hAnsi="Times New Roman" w:cs="Times New Roman"/>
                <w:noProof/>
                <w:webHidden/>
                <w:sz w:val="26"/>
                <w:szCs w:val="26"/>
              </w:rPr>
              <w:fldChar w:fldCharType="end"/>
            </w:r>
          </w:hyperlink>
        </w:p>
        <w:p w14:paraId="136510DD" w14:textId="06BEB6E4"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51" w:history="1">
            <w:r w:rsidRPr="00AC618E">
              <w:rPr>
                <w:rStyle w:val="Lienhypertexte"/>
                <w:rFonts w:ascii="Times New Roman" w:hAnsi="Times New Roman" w:cs="Times New Roman"/>
                <w:noProof/>
                <w:sz w:val="26"/>
                <w:szCs w:val="26"/>
              </w:rPr>
              <w:t>Introduction</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_Toc202972951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1</w:t>
            </w:r>
            <w:r w:rsidRPr="00AC618E">
              <w:rPr>
                <w:rFonts w:ascii="Times New Roman" w:hAnsi="Times New Roman" w:cs="Times New Roman"/>
                <w:noProof/>
                <w:webHidden/>
                <w:sz w:val="26"/>
                <w:szCs w:val="26"/>
              </w:rPr>
              <w:fldChar w:fldCharType="end"/>
            </w:r>
          </w:hyperlink>
        </w:p>
        <w:p w14:paraId="2744B7F1" w14:textId="53B4FC6B"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52" w:history="1">
            <w:r w:rsidRPr="00AC618E">
              <w:rPr>
                <w:rStyle w:val="Lienhypertexte"/>
                <w:rFonts w:ascii="Times New Roman" w:hAnsi="Times New Roman" w:cs="Times New Roman"/>
                <w:noProof/>
                <w:sz w:val="26"/>
                <w:szCs w:val="26"/>
              </w:rPr>
              <w:t>Chapitre 1 : CONTEXTE GENERALE</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_Toc202972952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3</w:t>
            </w:r>
            <w:r w:rsidRPr="00AC618E">
              <w:rPr>
                <w:rFonts w:ascii="Times New Roman" w:hAnsi="Times New Roman" w:cs="Times New Roman"/>
                <w:noProof/>
                <w:webHidden/>
                <w:sz w:val="26"/>
                <w:szCs w:val="26"/>
              </w:rPr>
              <w:fldChar w:fldCharType="end"/>
            </w:r>
          </w:hyperlink>
        </w:p>
        <w:p w14:paraId="570BF59D" w14:textId="1B85B4B4"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54" w:history="1">
            <w:r w:rsidRPr="00AC618E">
              <w:rPr>
                <w:rStyle w:val="Lienhypertexte"/>
                <w:rFonts w:ascii="Times New Roman" w:hAnsi="Times New Roman" w:cs="Times New Roman"/>
                <w:noProof/>
                <w:sz w:val="26"/>
                <w:szCs w:val="26"/>
              </w:rPr>
              <w:t>1.1 Contexte</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_Toc202972954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3</w:t>
            </w:r>
            <w:r w:rsidRPr="00AC618E">
              <w:rPr>
                <w:rFonts w:ascii="Times New Roman" w:hAnsi="Times New Roman" w:cs="Times New Roman"/>
                <w:noProof/>
                <w:webHidden/>
                <w:sz w:val="26"/>
                <w:szCs w:val="26"/>
              </w:rPr>
              <w:fldChar w:fldCharType="end"/>
            </w:r>
          </w:hyperlink>
        </w:p>
        <w:p w14:paraId="28D45CDB" w14:textId="7AD85C7D"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59" w:history="1">
            <w:r w:rsidRPr="00AC618E">
              <w:rPr>
                <w:rStyle w:val="Lienhypertexte"/>
                <w:rFonts w:ascii="Times New Roman" w:hAnsi="Times New Roman" w:cs="Times New Roman"/>
                <w:noProof/>
                <w:sz w:val="26"/>
                <w:szCs w:val="26"/>
                <w:lang w:eastAsia="fr-FR"/>
              </w:rPr>
              <w:t>1.2 Problématique</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_Toc202972959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7</w:t>
            </w:r>
            <w:r w:rsidRPr="00AC618E">
              <w:rPr>
                <w:rFonts w:ascii="Times New Roman" w:hAnsi="Times New Roman" w:cs="Times New Roman"/>
                <w:noProof/>
                <w:webHidden/>
                <w:sz w:val="26"/>
                <w:szCs w:val="26"/>
              </w:rPr>
              <w:fldChar w:fldCharType="end"/>
            </w:r>
          </w:hyperlink>
        </w:p>
        <w:p w14:paraId="75FB057D" w14:textId="7E3C8F29"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60" w:history="1">
            <w:r w:rsidRPr="00AC618E">
              <w:rPr>
                <w:rStyle w:val="Lienhypertexte"/>
                <w:rFonts w:ascii="Times New Roman" w:hAnsi="Times New Roman" w:cs="Times New Roman"/>
                <w:noProof/>
                <w:sz w:val="26"/>
                <w:szCs w:val="26"/>
              </w:rPr>
              <w:t>1.3 Objectifs</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_Toc202972960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8</w:t>
            </w:r>
            <w:r w:rsidRPr="00AC618E">
              <w:rPr>
                <w:rFonts w:ascii="Times New Roman" w:hAnsi="Times New Roman" w:cs="Times New Roman"/>
                <w:noProof/>
                <w:webHidden/>
                <w:sz w:val="26"/>
                <w:szCs w:val="26"/>
              </w:rPr>
              <w:fldChar w:fldCharType="end"/>
            </w:r>
          </w:hyperlink>
        </w:p>
        <w:p w14:paraId="3A0E8BA4" w14:textId="4A7781DD"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61" w:history="1">
            <w:r w:rsidRPr="00AC618E">
              <w:rPr>
                <w:rStyle w:val="Lienhypertexte"/>
                <w:rFonts w:ascii="Times New Roman" w:hAnsi="Times New Roman" w:cs="Times New Roman"/>
                <w:noProof/>
                <w:sz w:val="26"/>
                <w:szCs w:val="26"/>
              </w:rPr>
              <w:t>1.4 Conclusion partielle</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_Toc202972961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9</w:t>
            </w:r>
            <w:r w:rsidRPr="00AC618E">
              <w:rPr>
                <w:rFonts w:ascii="Times New Roman" w:hAnsi="Times New Roman" w:cs="Times New Roman"/>
                <w:noProof/>
                <w:webHidden/>
                <w:sz w:val="26"/>
                <w:szCs w:val="26"/>
              </w:rPr>
              <w:fldChar w:fldCharType="end"/>
            </w:r>
          </w:hyperlink>
        </w:p>
        <w:p w14:paraId="5B0FD689" w14:textId="3F24789B"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62" w:history="1">
            <w:r w:rsidRPr="00AC618E">
              <w:rPr>
                <w:rStyle w:val="Lienhypertexte"/>
                <w:rFonts w:ascii="Times New Roman" w:hAnsi="Times New Roman" w:cs="Times New Roman"/>
                <w:noProof/>
                <w:sz w:val="26"/>
                <w:szCs w:val="26"/>
              </w:rPr>
              <w:t>Chapitre 2 : ETAT DE L’ART</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_Toc202972962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10</w:t>
            </w:r>
            <w:r w:rsidRPr="00AC618E">
              <w:rPr>
                <w:rFonts w:ascii="Times New Roman" w:hAnsi="Times New Roman" w:cs="Times New Roman"/>
                <w:noProof/>
                <w:webHidden/>
                <w:sz w:val="26"/>
                <w:szCs w:val="26"/>
              </w:rPr>
              <w:fldChar w:fldCharType="end"/>
            </w:r>
          </w:hyperlink>
        </w:p>
        <w:p w14:paraId="496463D0" w14:textId="5BE12E25"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64" w:history="1">
            <w:r w:rsidRPr="00AC618E">
              <w:rPr>
                <w:rStyle w:val="Lienhypertexte"/>
                <w:rFonts w:ascii="Times New Roman" w:hAnsi="Times New Roman" w:cs="Times New Roman"/>
                <w:noProof/>
                <w:sz w:val="26"/>
                <w:szCs w:val="26"/>
              </w:rPr>
              <w:t>2.1   Système de type catalogue par université</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_Toc202972964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10</w:t>
            </w:r>
            <w:r w:rsidRPr="00AC618E">
              <w:rPr>
                <w:rFonts w:ascii="Times New Roman" w:hAnsi="Times New Roman" w:cs="Times New Roman"/>
                <w:noProof/>
                <w:webHidden/>
                <w:sz w:val="26"/>
                <w:szCs w:val="26"/>
              </w:rPr>
              <w:fldChar w:fldCharType="end"/>
            </w:r>
          </w:hyperlink>
        </w:p>
        <w:p w14:paraId="23CE1762" w14:textId="63F14383"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67" w:history="1">
            <w:r w:rsidRPr="00AC618E">
              <w:rPr>
                <w:rStyle w:val="Lienhypertexte"/>
                <w:rFonts w:ascii="Times New Roman" w:hAnsi="Times New Roman" w:cs="Times New Roman"/>
                <w:noProof/>
                <w:sz w:val="26"/>
                <w:szCs w:val="26"/>
              </w:rPr>
              <w:t>2.2.  Systèmes de type centralisation des thèses</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_Toc202972967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12</w:t>
            </w:r>
            <w:r w:rsidRPr="00AC618E">
              <w:rPr>
                <w:rFonts w:ascii="Times New Roman" w:hAnsi="Times New Roman" w:cs="Times New Roman"/>
                <w:noProof/>
                <w:webHidden/>
                <w:sz w:val="26"/>
                <w:szCs w:val="26"/>
              </w:rPr>
              <w:fldChar w:fldCharType="end"/>
            </w:r>
          </w:hyperlink>
        </w:p>
        <w:p w14:paraId="7EC59EBF" w14:textId="5DF941A5"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70" w:history="1">
            <w:r w:rsidRPr="00AC618E">
              <w:rPr>
                <w:rStyle w:val="Lienhypertexte"/>
                <w:rFonts w:ascii="Times New Roman" w:hAnsi="Times New Roman" w:cs="Times New Roman"/>
                <w:noProof/>
                <w:sz w:val="26"/>
                <w:szCs w:val="26"/>
              </w:rPr>
              <w:t>2.3 Système retenu pour le projet</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_Toc202972970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13</w:t>
            </w:r>
            <w:r w:rsidRPr="00AC618E">
              <w:rPr>
                <w:rFonts w:ascii="Times New Roman" w:hAnsi="Times New Roman" w:cs="Times New Roman"/>
                <w:noProof/>
                <w:webHidden/>
                <w:sz w:val="26"/>
                <w:szCs w:val="26"/>
              </w:rPr>
              <w:fldChar w:fldCharType="end"/>
            </w:r>
          </w:hyperlink>
        </w:p>
        <w:p w14:paraId="7E68122C" w14:textId="5C818A38"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71" w:history="1">
            <w:r w:rsidRPr="00AC618E">
              <w:rPr>
                <w:rStyle w:val="Lienhypertexte"/>
                <w:rFonts w:ascii="Times New Roman" w:hAnsi="Times New Roman" w:cs="Times New Roman"/>
                <w:noProof/>
                <w:sz w:val="26"/>
                <w:szCs w:val="26"/>
              </w:rPr>
              <w:t>2.4 Présentation du projet theses.ci</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_Toc202972971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14</w:t>
            </w:r>
            <w:r w:rsidRPr="00AC618E">
              <w:rPr>
                <w:rFonts w:ascii="Times New Roman" w:hAnsi="Times New Roman" w:cs="Times New Roman"/>
                <w:noProof/>
                <w:webHidden/>
                <w:sz w:val="26"/>
                <w:szCs w:val="26"/>
              </w:rPr>
              <w:fldChar w:fldCharType="end"/>
            </w:r>
          </w:hyperlink>
        </w:p>
        <w:p w14:paraId="5A663B73" w14:textId="53BEFAEF"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74" w:history="1">
            <w:r w:rsidRPr="00AC618E">
              <w:rPr>
                <w:rStyle w:val="Lienhypertexte"/>
                <w:rFonts w:ascii="Times New Roman" w:hAnsi="Times New Roman" w:cs="Times New Roman"/>
                <w:noProof/>
                <w:sz w:val="26"/>
                <w:szCs w:val="26"/>
              </w:rPr>
              <w:t>2.5 conclusion partielle</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_Toc202972974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16</w:t>
            </w:r>
            <w:r w:rsidRPr="00AC618E">
              <w:rPr>
                <w:rFonts w:ascii="Times New Roman" w:hAnsi="Times New Roman" w:cs="Times New Roman"/>
                <w:noProof/>
                <w:webHidden/>
                <w:sz w:val="26"/>
                <w:szCs w:val="26"/>
              </w:rPr>
              <w:fldChar w:fldCharType="end"/>
            </w:r>
          </w:hyperlink>
        </w:p>
        <w:p w14:paraId="1F038FEF" w14:textId="7D5D375A"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75" w:history="1">
            <w:r w:rsidRPr="00AC618E">
              <w:rPr>
                <w:rStyle w:val="Lienhypertexte"/>
                <w:rFonts w:ascii="Times New Roman" w:hAnsi="Times New Roman" w:cs="Times New Roman"/>
                <w:noProof/>
                <w:sz w:val="26"/>
                <w:szCs w:val="26"/>
              </w:rPr>
              <w:t>Chapitre 3 : ANALYSE ET CONCEPTION</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_Toc202972975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17</w:t>
            </w:r>
            <w:r w:rsidRPr="00AC618E">
              <w:rPr>
                <w:rFonts w:ascii="Times New Roman" w:hAnsi="Times New Roman" w:cs="Times New Roman"/>
                <w:noProof/>
                <w:webHidden/>
                <w:sz w:val="26"/>
                <w:szCs w:val="26"/>
              </w:rPr>
              <w:fldChar w:fldCharType="end"/>
            </w:r>
          </w:hyperlink>
        </w:p>
        <w:p w14:paraId="5BEAC86B" w14:textId="2D012D48"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77" w:history="1">
            <w:r w:rsidRPr="00AC618E">
              <w:rPr>
                <w:rStyle w:val="Lienhypertexte"/>
                <w:rFonts w:ascii="Times New Roman" w:hAnsi="Times New Roman" w:cs="Times New Roman"/>
                <w:noProof/>
                <w:sz w:val="26"/>
                <w:szCs w:val="26"/>
              </w:rPr>
              <w:t>3.1 Processus unifié</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_Toc202972977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17</w:t>
            </w:r>
            <w:r w:rsidRPr="00AC618E">
              <w:rPr>
                <w:rFonts w:ascii="Times New Roman" w:hAnsi="Times New Roman" w:cs="Times New Roman"/>
                <w:noProof/>
                <w:webHidden/>
                <w:sz w:val="26"/>
                <w:szCs w:val="26"/>
              </w:rPr>
              <w:fldChar w:fldCharType="end"/>
            </w:r>
          </w:hyperlink>
        </w:p>
        <w:p w14:paraId="1EB73A27" w14:textId="3C6B50F2"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80" w:history="1">
            <w:r w:rsidRPr="00AC618E">
              <w:rPr>
                <w:rStyle w:val="Lienhypertexte"/>
                <w:rFonts w:ascii="Times New Roman" w:hAnsi="Times New Roman" w:cs="Times New Roman"/>
                <w:noProof/>
                <w:sz w:val="26"/>
                <w:szCs w:val="26"/>
              </w:rPr>
              <w:t>3.2 Modélisation du système d’information</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_Toc202972980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19</w:t>
            </w:r>
            <w:r w:rsidRPr="00AC618E">
              <w:rPr>
                <w:rFonts w:ascii="Times New Roman" w:hAnsi="Times New Roman" w:cs="Times New Roman"/>
                <w:noProof/>
                <w:webHidden/>
                <w:sz w:val="26"/>
                <w:szCs w:val="26"/>
              </w:rPr>
              <w:fldChar w:fldCharType="end"/>
            </w:r>
          </w:hyperlink>
        </w:p>
        <w:p w14:paraId="71267127" w14:textId="21C089DB"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83" w:history="1">
            <w:r w:rsidRPr="00AC618E">
              <w:rPr>
                <w:rStyle w:val="Lienhypertexte"/>
                <w:rFonts w:ascii="Times New Roman" w:hAnsi="Times New Roman" w:cs="Times New Roman"/>
                <w:noProof/>
                <w:sz w:val="26"/>
                <w:szCs w:val="26"/>
              </w:rPr>
              <w:t>Chapitre 4 : IMPLEMENTATIONS ET RESULTATS</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_Toc202972983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37</w:t>
            </w:r>
            <w:r w:rsidRPr="00AC618E">
              <w:rPr>
                <w:rFonts w:ascii="Times New Roman" w:hAnsi="Times New Roman" w:cs="Times New Roman"/>
                <w:noProof/>
                <w:webHidden/>
                <w:sz w:val="26"/>
                <w:szCs w:val="26"/>
              </w:rPr>
              <w:fldChar w:fldCharType="end"/>
            </w:r>
          </w:hyperlink>
        </w:p>
        <w:p w14:paraId="41B10116" w14:textId="1A15FC64"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85" w:history="1">
            <w:r w:rsidRPr="00AC618E">
              <w:rPr>
                <w:rStyle w:val="Lienhypertexte"/>
                <w:rFonts w:ascii="Times New Roman" w:hAnsi="Times New Roman" w:cs="Times New Roman"/>
                <w:noProof/>
                <w:sz w:val="26"/>
                <w:szCs w:val="26"/>
              </w:rPr>
              <w:t>4.1 Technologies utilisées</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_Toc202972985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37</w:t>
            </w:r>
            <w:r w:rsidRPr="00AC618E">
              <w:rPr>
                <w:rFonts w:ascii="Times New Roman" w:hAnsi="Times New Roman" w:cs="Times New Roman"/>
                <w:noProof/>
                <w:webHidden/>
                <w:sz w:val="26"/>
                <w:szCs w:val="26"/>
              </w:rPr>
              <w:fldChar w:fldCharType="end"/>
            </w:r>
          </w:hyperlink>
        </w:p>
        <w:p w14:paraId="6F9B413E" w14:textId="4BE78F79"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88" w:history="1">
            <w:r w:rsidRPr="00AC618E">
              <w:rPr>
                <w:rStyle w:val="Lienhypertexte"/>
                <w:rFonts w:ascii="Times New Roman" w:hAnsi="Times New Roman" w:cs="Times New Roman"/>
                <w:noProof/>
                <w:sz w:val="26"/>
                <w:szCs w:val="26"/>
              </w:rPr>
              <w:t>4.2 Résultats</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_Toc202972988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39</w:t>
            </w:r>
            <w:r w:rsidRPr="00AC618E">
              <w:rPr>
                <w:rFonts w:ascii="Times New Roman" w:hAnsi="Times New Roman" w:cs="Times New Roman"/>
                <w:noProof/>
                <w:webHidden/>
                <w:sz w:val="26"/>
                <w:szCs w:val="26"/>
              </w:rPr>
              <w:fldChar w:fldCharType="end"/>
            </w:r>
          </w:hyperlink>
        </w:p>
        <w:p w14:paraId="5B866EDA" w14:textId="4B282FC4" w:rsidR="00AC618E" w:rsidRPr="00AC618E" w:rsidRDefault="00AC618E">
          <w:pPr>
            <w:pStyle w:val="TM2"/>
            <w:tabs>
              <w:tab w:val="right" w:leader="dot" w:pos="9062"/>
            </w:tabs>
            <w:rPr>
              <w:rFonts w:ascii="Times New Roman" w:eastAsiaTheme="minorEastAsia" w:hAnsi="Times New Roman" w:cs="Times New Roman"/>
              <w:noProof/>
              <w:kern w:val="2"/>
              <w:sz w:val="26"/>
              <w:szCs w:val="26"/>
              <w:lang/>
              <w14:ligatures w14:val="standardContextual"/>
            </w:rPr>
          </w:pPr>
          <w:hyperlink w:anchor="_Toc202972999" w:history="1">
            <w:r w:rsidRPr="00AC618E">
              <w:rPr>
                <w:rStyle w:val="Lienhypertexte"/>
                <w:rFonts w:ascii="Times New Roman" w:hAnsi="Times New Roman" w:cs="Times New Roman"/>
                <w:noProof/>
                <w:sz w:val="26"/>
                <w:szCs w:val="26"/>
              </w:rPr>
              <w:t>4.3 Conclusion partielle</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_Toc202972999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49</w:t>
            </w:r>
            <w:r w:rsidRPr="00AC618E">
              <w:rPr>
                <w:rFonts w:ascii="Times New Roman" w:hAnsi="Times New Roman" w:cs="Times New Roman"/>
                <w:noProof/>
                <w:webHidden/>
                <w:sz w:val="26"/>
                <w:szCs w:val="26"/>
              </w:rPr>
              <w:fldChar w:fldCharType="end"/>
            </w:r>
          </w:hyperlink>
        </w:p>
        <w:p w14:paraId="4F579A81" w14:textId="7D8B031C" w:rsidR="00AC618E" w:rsidRPr="00AC618E" w:rsidRDefault="00AC618E">
          <w:pPr>
            <w:pStyle w:val="TM1"/>
            <w:tabs>
              <w:tab w:val="right" w:leader="dot" w:pos="9062"/>
            </w:tabs>
            <w:rPr>
              <w:rFonts w:ascii="Times New Roman" w:eastAsiaTheme="minorEastAsia" w:hAnsi="Times New Roman" w:cs="Times New Roman"/>
              <w:noProof/>
              <w:kern w:val="2"/>
              <w:sz w:val="26"/>
              <w:szCs w:val="26"/>
              <w:lang/>
              <w14:ligatures w14:val="standardContextual"/>
            </w:rPr>
          </w:pPr>
          <w:hyperlink w:anchor="_Toc202973000" w:history="1">
            <w:r w:rsidRPr="00AC618E">
              <w:rPr>
                <w:rStyle w:val="Lienhypertexte"/>
                <w:rFonts w:ascii="Times New Roman" w:hAnsi="Times New Roman" w:cs="Times New Roman"/>
                <w:noProof/>
                <w:sz w:val="26"/>
                <w:szCs w:val="26"/>
              </w:rPr>
              <w:t>Conclusion</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_Toc202973000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50</w:t>
            </w:r>
            <w:r w:rsidRPr="00AC618E">
              <w:rPr>
                <w:rFonts w:ascii="Times New Roman" w:hAnsi="Times New Roman" w:cs="Times New Roman"/>
                <w:noProof/>
                <w:webHidden/>
                <w:sz w:val="26"/>
                <w:szCs w:val="26"/>
              </w:rPr>
              <w:fldChar w:fldCharType="end"/>
            </w:r>
          </w:hyperlink>
        </w:p>
        <w:p w14:paraId="6ECF239F" w14:textId="6F8169D7" w:rsidR="00AC618E" w:rsidRDefault="00AC618E">
          <w:pPr>
            <w:pStyle w:val="TM1"/>
            <w:tabs>
              <w:tab w:val="right" w:leader="dot" w:pos="9062"/>
            </w:tabs>
            <w:rPr>
              <w:rFonts w:eastAsiaTheme="minorEastAsia"/>
              <w:noProof/>
              <w:kern w:val="2"/>
              <w:sz w:val="24"/>
              <w:szCs w:val="24"/>
              <w:lang/>
              <w14:ligatures w14:val="standardContextual"/>
            </w:rPr>
          </w:pPr>
          <w:hyperlink w:anchor="_Toc202973001" w:history="1">
            <w:r w:rsidRPr="00AC618E">
              <w:rPr>
                <w:rStyle w:val="Lienhypertexte"/>
                <w:rFonts w:ascii="Times New Roman" w:hAnsi="Times New Roman" w:cs="Times New Roman"/>
                <w:noProof/>
                <w:sz w:val="26"/>
                <w:szCs w:val="26"/>
              </w:rPr>
              <w:t>Webographie</w:t>
            </w:r>
            <w:r w:rsidRPr="00AC618E">
              <w:rPr>
                <w:rFonts w:ascii="Times New Roman" w:hAnsi="Times New Roman" w:cs="Times New Roman"/>
                <w:noProof/>
                <w:webHidden/>
                <w:sz w:val="26"/>
                <w:szCs w:val="26"/>
              </w:rPr>
              <w:tab/>
            </w:r>
            <w:r w:rsidRPr="00AC618E">
              <w:rPr>
                <w:rFonts w:ascii="Times New Roman" w:hAnsi="Times New Roman" w:cs="Times New Roman"/>
                <w:noProof/>
                <w:webHidden/>
                <w:sz w:val="26"/>
                <w:szCs w:val="26"/>
              </w:rPr>
              <w:fldChar w:fldCharType="begin"/>
            </w:r>
            <w:r w:rsidRPr="00AC618E">
              <w:rPr>
                <w:rFonts w:ascii="Times New Roman" w:hAnsi="Times New Roman" w:cs="Times New Roman"/>
                <w:noProof/>
                <w:webHidden/>
                <w:sz w:val="26"/>
                <w:szCs w:val="26"/>
              </w:rPr>
              <w:instrText xml:space="preserve"> PAGEREF _Toc202973001 \h </w:instrText>
            </w:r>
            <w:r w:rsidRPr="00AC618E">
              <w:rPr>
                <w:rFonts w:ascii="Times New Roman" w:hAnsi="Times New Roman" w:cs="Times New Roman"/>
                <w:noProof/>
                <w:webHidden/>
                <w:sz w:val="26"/>
                <w:szCs w:val="26"/>
              </w:rPr>
            </w:r>
            <w:r w:rsidRPr="00AC618E">
              <w:rPr>
                <w:rFonts w:ascii="Times New Roman" w:hAnsi="Times New Roman" w:cs="Times New Roman"/>
                <w:noProof/>
                <w:webHidden/>
                <w:sz w:val="26"/>
                <w:szCs w:val="26"/>
              </w:rPr>
              <w:fldChar w:fldCharType="separate"/>
            </w:r>
            <w:r w:rsidR="002C7D35">
              <w:rPr>
                <w:rFonts w:ascii="Times New Roman" w:hAnsi="Times New Roman" w:cs="Times New Roman"/>
                <w:noProof/>
                <w:webHidden/>
                <w:sz w:val="26"/>
                <w:szCs w:val="26"/>
              </w:rPr>
              <w:t>51</w:t>
            </w:r>
            <w:r w:rsidRPr="00AC618E">
              <w:rPr>
                <w:rFonts w:ascii="Times New Roman" w:hAnsi="Times New Roman" w:cs="Times New Roman"/>
                <w:noProof/>
                <w:webHidden/>
                <w:sz w:val="26"/>
                <w:szCs w:val="26"/>
              </w:rPr>
              <w:fldChar w:fldCharType="end"/>
            </w:r>
          </w:hyperlink>
        </w:p>
        <w:p w14:paraId="198254C1" w14:textId="2B19F4BF" w:rsidR="00AC618E" w:rsidRDefault="00AC618E">
          <w:r>
            <w:rPr>
              <w:b/>
              <w:bCs/>
            </w:rPr>
            <w:lastRenderedPageBreak/>
            <w:fldChar w:fldCharType="end"/>
          </w:r>
        </w:p>
      </w:sdtContent>
    </w:sdt>
    <w:p w14:paraId="63702FD9" w14:textId="6F24A1E1" w:rsidR="00931D1F" w:rsidRDefault="00920ADF" w:rsidP="00421077">
      <w:pPr>
        <w:pStyle w:val="Titre1"/>
      </w:pPr>
      <w:bookmarkStart w:id="27" w:name="_Toc202972948"/>
      <w:bookmarkStart w:id="28" w:name="_Toc202973301"/>
      <w:r>
        <w:t>Liste des tableaux</w:t>
      </w:r>
      <w:bookmarkEnd w:id="27"/>
      <w:bookmarkEnd w:id="28"/>
    </w:p>
    <w:p w14:paraId="1192D161" w14:textId="77777777" w:rsidR="00931D1F" w:rsidRPr="00931D1F" w:rsidRDefault="00931D1F" w:rsidP="00931D1F"/>
    <w:p w14:paraId="6DB24626" w14:textId="2FD6041B"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 3</w:t>
      </w:r>
      <w:r w:rsidRPr="001A094C">
        <w:rPr>
          <w:rFonts w:ascii="Times New Roman" w:hAnsi="Times New Roman" w:cs="Times New Roman"/>
          <w:sz w:val="28"/>
          <w:szCs w:val="28"/>
        </w:rPr>
        <w:t>.1 </w:t>
      </w:r>
      <w:r>
        <w:rPr>
          <w:rFonts w:ascii="Times New Roman" w:hAnsi="Times New Roman" w:cs="Times New Roman"/>
          <w:sz w:val="28"/>
          <w:szCs w:val="28"/>
        </w:rPr>
        <w:t>:</w:t>
      </w:r>
      <w:r w:rsidR="00044A33">
        <w:rPr>
          <w:rFonts w:ascii="Times New Roman" w:hAnsi="Times New Roman" w:cs="Times New Roman"/>
          <w:sz w:val="28"/>
          <w:szCs w:val="28"/>
        </w:rPr>
        <w:t xml:space="preserve"> l’acteur et leurs cas d’utilisations</w:t>
      </w:r>
      <w:r w:rsidR="00044A33">
        <w:rPr>
          <w:rFonts w:ascii="Times New Roman" w:hAnsi="Times New Roman" w:cs="Times New Roman"/>
          <w:sz w:val="28"/>
          <w:szCs w:val="28"/>
        </w:rPr>
        <w:tab/>
        <w:t>22</w:t>
      </w:r>
    </w:p>
    <w:p w14:paraId="6B3A17D6" w14:textId="6BEECE92"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w:t>
      </w:r>
      <w:r w:rsidRPr="001A094C">
        <w:rPr>
          <w:rFonts w:ascii="Times New Roman" w:hAnsi="Times New Roman" w:cs="Times New Roman"/>
          <w:sz w:val="28"/>
          <w:szCs w:val="28"/>
        </w:rPr>
        <w:t>.2 :</w:t>
      </w:r>
      <w:r w:rsidR="00044A33">
        <w:rPr>
          <w:rFonts w:ascii="Times New Roman" w:hAnsi="Times New Roman" w:cs="Times New Roman"/>
          <w:sz w:val="28"/>
          <w:szCs w:val="28"/>
        </w:rPr>
        <w:t xml:space="preserve"> structure de la classe Auteur</w:t>
      </w:r>
      <w:r w:rsidRPr="001A094C">
        <w:rPr>
          <w:rFonts w:ascii="Times New Roman" w:hAnsi="Times New Roman" w:cs="Times New Roman"/>
          <w:sz w:val="28"/>
          <w:szCs w:val="28"/>
        </w:rPr>
        <w:tab/>
      </w:r>
      <w:r w:rsidR="00044A33">
        <w:rPr>
          <w:rFonts w:ascii="Times New Roman" w:hAnsi="Times New Roman" w:cs="Times New Roman"/>
          <w:sz w:val="28"/>
          <w:szCs w:val="28"/>
        </w:rPr>
        <w:t>26</w:t>
      </w:r>
    </w:p>
    <w:p w14:paraId="2EB16CA5" w14:textId="0EE2D54D"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w:t>
      </w:r>
      <w:r w:rsidRPr="001A094C">
        <w:rPr>
          <w:rFonts w:ascii="Times New Roman" w:hAnsi="Times New Roman" w:cs="Times New Roman"/>
          <w:sz w:val="28"/>
          <w:szCs w:val="28"/>
        </w:rPr>
        <w:t xml:space="preserve">.3 : </w:t>
      </w:r>
      <w:r w:rsidR="00044A33">
        <w:rPr>
          <w:rFonts w:ascii="Times New Roman" w:hAnsi="Times New Roman" w:cs="Times New Roman"/>
          <w:sz w:val="28"/>
          <w:szCs w:val="28"/>
        </w:rPr>
        <w:t>structure de la classe Université</w:t>
      </w:r>
      <w:r w:rsidRPr="001A094C">
        <w:rPr>
          <w:rFonts w:ascii="Times New Roman" w:hAnsi="Times New Roman" w:cs="Times New Roman"/>
          <w:sz w:val="28"/>
          <w:szCs w:val="28"/>
        </w:rPr>
        <w:tab/>
      </w:r>
      <w:r w:rsidR="00044A33">
        <w:rPr>
          <w:rFonts w:ascii="Times New Roman" w:hAnsi="Times New Roman" w:cs="Times New Roman"/>
          <w:sz w:val="28"/>
          <w:szCs w:val="28"/>
        </w:rPr>
        <w:t>26</w:t>
      </w:r>
    </w:p>
    <w:p w14:paraId="67A1D22D" w14:textId="6CC90D12"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w:t>
      </w:r>
      <w:r w:rsidRPr="001A094C">
        <w:rPr>
          <w:rFonts w:ascii="Times New Roman" w:hAnsi="Times New Roman" w:cs="Times New Roman"/>
          <w:sz w:val="28"/>
          <w:szCs w:val="28"/>
        </w:rPr>
        <w:t xml:space="preserve">.4 : </w:t>
      </w:r>
      <w:r w:rsidR="00044A33">
        <w:rPr>
          <w:rFonts w:ascii="Times New Roman" w:hAnsi="Times New Roman" w:cs="Times New Roman"/>
          <w:sz w:val="28"/>
          <w:szCs w:val="28"/>
        </w:rPr>
        <w:t xml:space="preserve">structure de la classe </w:t>
      </w:r>
      <w:proofErr w:type="spellStart"/>
      <w:r w:rsidR="00044A33">
        <w:rPr>
          <w:rFonts w:ascii="Times New Roman" w:hAnsi="Times New Roman" w:cs="Times New Roman"/>
          <w:sz w:val="28"/>
          <w:szCs w:val="28"/>
        </w:rPr>
        <w:t>These</w:t>
      </w:r>
      <w:proofErr w:type="spellEnd"/>
      <w:r w:rsidRPr="001A094C">
        <w:rPr>
          <w:rFonts w:ascii="Times New Roman" w:hAnsi="Times New Roman" w:cs="Times New Roman"/>
          <w:sz w:val="28"/>
          <w:szCs w:val="28"/>
        </w:rPr>
        <w:tab/>
      </w:r>
      <w:r w:rsidR="00044A33">
        <w:rPr>
          <w:rFonts w:ascii="Times New Roman" w:hAnsi="Times New Roman" w:cs="Times New Roman"/>
          <w:sz w:val="28"/>
          <w:szCs w:val="28"/>
        </w:rPr>
        <w:t>27</w:t>
      </w:r>
    </w:p>
    <w:p w14:paraId="4608F931" w14:textId="23F509D6"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w:t>
      </w:r>
      <w:r w:rsidRPr="001A094C">
        <w:rPr>
          <w:rFonts w:ascii="Times New Roman" w:hAnsi="Times New Roman" w:cs="Times New Roman"/>
          <w:sz w:val="28"/>
          <w:szCs w:val="28"/>
        </w:rPr>
        <w:t xml:space="preserve">.5 : </w:t>
      </w:r>
      <w:r w:rsidR="00044A33">
        <w:rPr>
          <w:rFonts w:ascii="Times New Roman" w:hAnsi="Times New Roman" w:cs="Times New Roman"/>
          <w:sz w:val="28"/>
          <w:szCs w:val="28"/>
        </w:rPr>
        <w:t>structure de la classe</w:t>
      </w:r>
      <w:r w:rsidRPr="001A094C">
        <w:rPr>
          <w:rFonts w:ascii="Times New Roman" w:hAnsi="Times New Roman" w:cs="Times New Roman"/>
          <w:sz w:val="28"/>
          <w:szCs w:val="28"/>
        </w:rPr>
        <w:t xml:space="preserve"> </w:t>
      </w:r>
      <w:proofErr w:type="spellStart"/>
      <w:r w:rsidR="00044A33">
        <w:rPr>
          <w:rFonts w:ascii="Times New Roman" w:hAnsi="Times New Roman" w:cs="Times New Roman"/>
          <w:sz w:val="28"/>
          <w:szCs w:val="28"/>
        </w:rPr>
        <w:t>Departement</w:t>
      </w:r>
      <w:proofErr w:type="spellEnd"/>
      <w:r w:rsidRPr="001A094C">
        <w:rPr>
          <w:rFonts w:ascii="Times New Roman" w:hAnsi="Times New Roman" w:cs="Times New Roman"/>
          <w:sz w:val="28"/>
          <w:szCs w:val="28"/>
        </w:rPr>
        <w:tab/>
      </w:r>
      <w:r w:rsidR="00044A33">
        <w:rPr>
          <w:rFonts w:ascii="Times New Roman" w:hAnsi="Times New Roman" w:cs="Times New Roman"/>
          <w:sz w:val="28"/>
          <w:szCs w:val="28"/>
        </w:rPr>
        <w:t>28</w:t>
      </w:r>
    </w:p>
    <w:p w14:paraId="614C9568" w14:textId="5430BAD0"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w:t>
      </w:r>
      <w:r w:rsidRPr="001A094C">
        <w:rPr>
          <w:rFonts w:ascii="Times New Roman" w:hAnsi="Times New Roman" w:cs="Times New Roman"/>
          <w:sz w:val="28"/>
          <w:szCs w:val="28"/>
        </w:rPr>
        <w:t xml:space="preserve">.6 : </w:t>
      </w:r>
      <w:r w:rsidR="00044A33">
        <w:rPr>
          <w:rFonts w:ascii="Times New Roman" w:hAnsi="Times New Roman" w:cs="Times New Roman"/>
          <w:sz w:val="28"/>
          <w:szCs w:val="28"/>
        </w:rPr>
        <w:t>structure de la classe Pole</w:t>
      </w:r>
      <w:r w:rsidRPr="001A094C">
        <w:rPr>
          <w:rFonts w:ascii="Times New Roman" w:hAnsi="Times New Roman" w:cs="Times New Roman"/>
          <w:sz w:val="28"/>
          <w:szCs w:val="28"/>
        </w:rPr>
        <w:tab/>
      </w:r>
      <w:r w:rsidR="00044A33">
        <w:rPr>
          <w:rFonts w:ascii="Times New Roman" w:hAnsi="Times New Roman" w:cs="Times New Roman"/>
          <w:sz w:val="28"/>
          <w:szCs w:val="28"/>
        </w:rPr>
        <w:t>28</w:t>
      </w:r>
    </w:p>
    <w:p w14:paraId="520C90FE" w14:textId="0420C232"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w:t>
      </w:r>
      <w:r w:rsidRPr="001A094C">
        <w:rPr>
          <w:rFonts w:ascii="Times New Roman" w:hAnsi="Times New Roman" w:cs="Times New Roman"/>
          <w:sz w:val="28"/>
          <w:szCs w:val="28"/>
        </w:rPr>
        <w:t xml:space="preserve">.7 : </w:t>
      </w:r>
      <w:r w:rsidR="00044A33">
        <w:rPr>
          <w:rFonts w:ascii="Times New Roman" w:hAnsi="Times New Roman" w:cs="Times New Roman"/>
          <w:sz w:val="28"/>
          <w:szCs w:val="28"/>
        </w:rPr>
        <w:t>structure de la classe Directeur</w:t>
      </w:r>
      <w:r w:rsidRPr="001A094C">
        <w:rPr>
          <w:rFonts w:ascii="Times New Roman" w:hAnsi="Times New Roman" w:cs="Times New Roman"/>
          <w:sz w:val="28"/>
          <w:szCs w:val="28"/>
        </w:rPr>
        <w:tab/>
      </w:r>
      <w:r w:rsidR="00044A33">
        <w:rPr>
          <w:rFonts w:ascii="Times New Roman" w:hAnsi="Times New Roman" w:cs="Times New Roman"/>
          <w:sz w:val="28"/>
          <w:szCs w:val="28"/>
        </w:rPr>
        <w:t>29</w:t>
      </w:r>
    </w:p>
    <w:p w14:paraId="472354C9" w14:textId="66CB5B14"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w:t>
      </w:r>
      <w:r w:rsidRPr="001A094C">
        <w:rPr>
          <w:rFonts w:ascii="Times New Roman" w:hAnsi="Times New Roman" w:cs="Times New Roman"/>
          <w:sz w:val="28"/>
          <w:szCs w:val="28"/>
        </w:rPr>
        <w:t xml:space="preserve">.8 : </w:t>
      </w:r>
      <w:r w:rsidR="00044A33">
        <w:rPr>
          <w:rFonts w:ascii="Times New Roman" w:hAnsi="Times New Roman" w:cs="Times New Roman"/>
          <w:sz w:val="28"/>
          <w:szCs w:val="28"/>
        </w:rPr>
        <w:t xml:space="preserve">structure de la classe </w:t>
      </w:r>
      <w:proofErr w:type="spellStart"/>
      <w:r w:rsidR="00044A33">
        <w:rPr>
          <w:rFonts w:ascii="Times New Roman" w:hAnsi="Times New Roman" w:cs="Times New Roman"/>
          <w:sz w:val="28"/>
          <w:szCs w:val="28"/>
        </w:rPr>
        <w:t>MembreJury</w:t>
      </w:r>
      <w:proofErr w:type="spellEnd"/>
      <w:r w:rsidRPr="001A094C">
        <w:rPr>
          <w:rFonts w:ascii="Times New Roman" w:hAnsi="Times New Roman" w:cs="Times New Roman"/>
          <w:sz w:val="28"/>
          <w:szCs w:val="28"/>
        </w:rPr>
        <w:tab/>
      </w:r>
      <w:r w:rsidR="00044A33">
        <w:rPr>
          <w:rFonts w:ascii="Times New Roman" w:hAnsi="Times New Roman" w:cs="Times New Roman"/>
          <w:sz w:val="28"/>
          <w:szCs w:val="28"/>
        </w:rPr>
        <w:t>29</w:t>
      </w:r>
    </w:p>
    <w:p w14:paraId="31788E2B" w14:textId="6BD14419"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w:t>
      </w:r>
      <w:r w:rsidRPr="001A094C">
        <w:rPr>
          <w:rFonts w:ascii="Times New Roman" w:hAnsi="Times New Roman" w:cs="Times New Roman"/>
          <w:sz w:val="28"/>
          <w:szCs w:val="28"/>
        </w:rPr>
        <w:t xml:space="preserve">.9 : </w:t>
      </w:r>
      <w:r w:rsidR="00044A33">
        <w:rPr>
          <w:rFonts w:ascii="Times New Roman" w:hAnsi="Times New Roman" w:cs="Times New Roman"/>
          <w:sz w:val="28"/>
          <w:szCs w:val="28"/>
        </w:rPr>
        <w:t>structure de la classe CTS</w:t>
      </w:r>
      <w:r w:rsidRPr="001A094C">
        <w:rPr>
          <w:rFonts w:ascii="Times New Roman" w:hAnsi="Times New Roman" w:cs="Times New Roman"/>
          <w:sz w:val="28"/>
          <w:szCs w:val="28"/>
        </w:rPr>
        <w:tab/>
      </w:r>
      <w:r w:rsidR="00044A33">
        <w:rPr>
          <w:rFonts w:ascii="Times New Roman" w:hAnsi="Times New Roman" w:cs="Times New Roman"/>
          <w:sz w:val="28"/>
          <w:szCs w:val="28"/>
        </w:rPr>
        <w:t>30</w:t>
      </w:r>
    </w:p>
    <w:p w14:paraId="78F2D7B7" w14:textId="202A6999" w:rsidR="00931D1F"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w:t>
      </w:r>
      <w:r w:rsidRPr="001A094C">
        <w:rPr>
          <w:rFonts w:ascii="Times New Roman" w:hAnsi="Times New Roman" w:cs="Times New Roman"/>
          <w:sz w:val="28"/>
          <w:szCs w:val="28"/>
        </w:rPr>
        <w:t xml:space="preserve">.10 : </w:t>
      </w:r>
      <w:r w:rsidR="00044A33">
        <w:rPr>
          <w:rFonts w:ascii="Times New Roman" w:hAnsi="Times New Roman" w:cs="Times New Roman"/>
          <w:sz w:val="28"/>
          <w:szCs w:val="28"/>
        </w:rPr>
        <w:t>structure de la classe Domaine</w:t>
      </w:r>
      <w:r w:rsidRPr="001A094C">
        <w:rPr>
          <w:rFonts w:ascii="Times New Roman" w:hAnsi="Times New Roman" w:cs="Times New Roman"/>
          <w:sz w:val="28"/>
          <w:szCs w:val="28"/>
        </w:rPr>
        <w:tab/>
      </w:r>
      <w:r w:rsidR="00044A33">
        <w:rPr>
          <w:rFonts w:ascii="Times New Roman" w:hAnsi="Times New Roman" w:cs="Times New Roman"/>
          <w:sz w:val="28"/>
          <w:szCs w:val="28"/>
        </w:rPr>
        <w:t>30</w:t>
      </w:r>
    </w:p>
    <w:p w14:paraId="323C5599" w14:textId="3A1D3868"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3.11</w:t>
      </w:r>
      <w:r w:rsidRPr="001A094C">
        <w:rPr>
          <w:rFonts w:ascii="Times New Roman" w:hAnsi="Times New Roman" w:cs="Times New Roman"/>
          <w:sz w:val="28"/>
          <w:szCs w:val="28"/>
        </w:rPr>
        <w:t xml:space="preserve"> : </w:t>
      </w:r>
      <w:r w:rsidR="00044A33">
        <w:rPr>
          <w:rFonts w:ascii="Times New Roman" w:hAnsi="Times New Roman" w:cs="Times New Roman"/>
          <w:sz w:val="28"/>
          <w:szCs w:val="28"/>
        </w:rPr>
        <w:t xml:space="preserve">structure de la classe </w:t>
      </w:r>
      <w:proofErr w:type="spellStart"/>
      <w:r w:rsidR="00044A33">
        <w:rPr>
          <w:rFonts w:ascii="Times New Roman" w:hAnsi="Times New Roman" w:cs="Times New Roman"/>
          <w:sz w:val="28"/>
          <w:szCs w:val="28"/>
        </w:rPr>
        <w:t>Specialite</w:t>
      </w:r>
      <w:proofErr w:type="spellEnd"/>
      <w:r w:rsidRPr="001A094C">
        <w:rPr>
          <w:rFonts w:ascii="Times New Roman" w:hAnsi="Times New Roman" w:cs="Times New Roman"/>
          <w:sz w:val="28"/>
          <w:szCs w:val="28"/>
        </w:rPr>
        <w:tab/>
      </w:r>
      <w:r w:rsidR="00044A33">
        <w:rPr>
          <w:rFonts w:ascii="Times New Roman" w:hAnsi="Times New Roman" w:cs="Times New Roman"/>
          <w:sz w:val="28"/>
          <w:szCs w:val="28"/>
        </w:rPr>
        <w:t>31</w:t>
      </w:r>
    </w:p>
    <w:p w14:paraId="4FAC97F0" w14:textId="6334383A"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3.12</w:t>
      </w:r>
      <w:r w:rsidRPr="001A094C">
        <w:rPr>
          <w:rFonts w:ascii="Times New Roman" w:hAnsi="Times New Roman" w:cs="Times New Roman"/>
          <w:sz w:val="28"/>
          <w:szCs w:val="28"/>
        </w:rPr>
        <w:t xml:space="preserve"> : </w:t>
      </w:r>
      <w:r w:rsidR="00044A33">
        <w:rPr>
          <w:rFonts w:ascii="Times New Roman" w:hAnsi="Times New Roman" w:cs="Times New Roman"/>
          <w:sz w:val="28"/>
          <w:szCs w:val="28"/>
        </w:rPr>
        <w:t>structure de la classe Admin(principal)</w:t>
      </w:r>
      <w:r w:rsidRPr="001A094C">
        <w:rPr>
          <w:rFonts w:ascii="Times New Roman" w:hAnsi="Times New Roman" w:cs="Times New Roman"/>
          <w:sz w:val="28"/>
          <w:szCs w:val="28"/>
        </w:rPr>
        <w:tab/>
      </w:r>
      <w:r w:rsidR="00044A33">
        <w:rPr>
          <w:rFonts w:ascii="Times New Roman" w:hAnsi="Times New Roman" w:cs="Times New Roman"/>
          <w:sz w:val="28"/>
          <w:szCs w:val="28"/>
        </w:rPr>
        <w:t>31</w:t>
      </w:r>
    </w:p>
    <w:p w14:paraId="2B4DA55C" w14:textId="7CC35A39"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Tableau</w:t>
      </w:r>
      <w:r w:rsidRPr="001A094C">
        <w:rPr>
          <w:rFonts w:ascii="Times New Roman" w:hAnsi="Times New Roman" w:cs="Times New Roman"/>
          <w:sz w:val="28"/>
          <w:szCs w:val="28"/>
        </w:rPr>
        <w:t xml:space="preserve"> </w:t>
      </w:r>
      <w:r>
        <w:rPr>
          <w:rFonts w:ascii="Times New Roman" w:hAnsi="Times New Roman" w:cs="Times New Roman"/>
          <w:sz w:val="28"/>
          <w:szCs w:val="28"/>
        </w:rPr>
        <w:t>3.13</w:t>
      </w:r>
      <w:r w:rsidRPr="001A094C">
        <w:rPr>
          <w:rFonts w:ascii="Times New Roman" w:hAnsi="Times New Roman" w:cs="Times New Roman"/>
          <w:sz w:val="28"/>
          <w:szCs w:val="28"/>
        </w:rPr>
        <w:t xml:space="preserve"> : </w:t>
      </w:r>
      <w:r w:rsidR="00044A33">
        <w:rPr>
          <w:rFonts w:ascii="Times New Roman" w:hAnsi="Times New Roman" w:cs="Times New Roman"/>
          <w:sz w:val="28"/>
          <w:szCs w:val="28"/>
        </w:rPr>
        <w:t>structure de la classe Responsable</w:t>
      </w:r>
      <w:r w:rsidRPr="001A094C">
        <w:rPr>
          <w:rFonts w:ascii="Times New Roman" w:hAnsi="Times New Roman" w:cs="Times New Roman"/>
          <w:sz w:val="28"/>
          <w:szCs w:val="28"/>
        </w:rPr>
        <w:tab/>
      </w:r>
      <w:r w:rsidR="00044A33">
        <w:rPr>
          <w:rFonts w:ascii="Times New Roman" w:hAnsi="Times New Roman" w:cs="Times New Roman"/>
          <w:sz w:val="28"/>
          <w:szCs w:val="28"/>
        </w:rPr>
        <w:t>32</w:t>
      </w:r>
    </w:p>
    <w:p w14:paraId="6317F0B6" w14:textId="77777777" w:rsidR="00931D1F" w:rsidRPr="001A094C" w:rsidRDefault="00931D1F" w:rsidP="00931D1F">
      <w:pPr>
        <w:tabs>
          <w:tab w:val="right" w:leader="dot" w:pos="9062"/>
        </w:tabs>
        <w:autoSpaceDE w:val="0"/>
        <w:autoSpaceDN w:val="0"/>
        <w:adjustRightInd w:val="0"/>
        <w:spacing w:after="0" w:line="360" w:lineRule="auto"/>
        <w:rPr>
          <w:rFonts w:ascii="Times New Roman" w:hAnsi="Times New Roman" w:cs="Times New Roman"/>
          <w:sz w:val="28"/>
          <w:szCs w:val="28"/>
        </w:rPr>
      </w:pPr>
    </w:p>
    <w:p w14:paraId="4828C5D4" w14:textId="79DE625B" w:rsidR="00421077" w:rsidRPr="001A094C" w:rsidRDefault="00920ADF" w:rsidP="00421077">
      <w:pPr>
        <w:pStyle w:val="Titre1"/>
      </w:pPr>
      <w:r>
        <w:t xml:space="preserve"> </w:t>
      </w:r>
    </w:p>
    <w:p w14:paraId="428FA363" w14:textId="77777777" w:rsidR="00035607" w:rsidRPr="001A094C" w:rsidRDefault="00035607" w:rsidP="002D7235">
      <w:pPr>
        <w:rPr>
          <w:rFonts w:ascii="Times New Roman" w:hAnsi="Times New Roman" w:cs="Times New Roman"/>
          <w:color w:val="000000" w:themeColor="text1"/>
          <w:sz w:val="36"/>
          <w:szCs w:val="36"/>
        </w:rPr>
      </w:pPr>
    </w:p>
    <w:p w14:paraId="6BF55516" w14:textId="30C299FB" w:rsidR="00035607" w:rsidRPr="001A094C" w:rsidRDefault="00035607" w:rsidP="002D7235">
      <w:pPr>
        <w:rPr>
          <w:rFonts w:ascii="Times New Roman" w:hAnsi="Times New Roman" w:cs="Times New Roman"/>
          <w:color w:val="000000" w:themeColor="text1"/>
          <w:sz w:val="36"/>
          <w:szCs w:val="36"/>
        </w:rPr>
      </w:pPr>
    </w:p>
    <w:p w14:paraId="349A0475" w14:textId="528BF8E1" w:rsidR="00AC62A0" w:rsidRPr="001A094C" w:rsidRDefault="00AC62A0" w:rsidP="002D7235">
      <w:pPr>
        <w:rPr>
          <w:rFonts w:ascii="Times New Roman" w:hAnsi="Times New Roman" w:cs="Times New Roman"/>
          <w:color w:val="000000" w:themeColor="text1"/>
          <w:sz w:val="36"/>
          <w:szCs w:val="36"/>
        </w:rPr>
      </w:pPr>
    </w:p>
    <w:p w14:paraId="5ED7AF1F" w14:textId="145B56EF" w:rsidR="00AC62A0" w:rsidRPr="001A094C" w:rsidRDefault="00AC62A0" w:rsidP="002D7235">
      <w:pPr>
        <w:rPr>
          <w:rFonts w:ascii="Times New Roman" w:hAnsi="Times New Roman" w:cs="Times New Roman"/>
          <w:color w:val="000000" w:themeColor="text1"/>
          <w:sz w:val="36"/>
          <w:szCs w:val="36"/>
        </w:rPr>
      </w:pPr>
    </w:p>
    <w:p w14:paraId="0F22BC16" w14:textId="79602E45" w:rsidR="00AC62A0" w:rsidRPr="001A094C" w:rsidRDefault="00AC62A0" w:rsidP="002D7235">
      <w:pPr>
        <w:rPr>
          <w:rFonts w:ascii="Times New Roman" w:hAnsi="Times New Roman" w:cs="Times New Roman"/>
          <w:color w:val="000000" w:themeColor="text1"/>
          <w:sz w:val="36"/>
          <w:szCs w:val="36"/>
        </w:rPr>
      </w:pPr>
    </w:p>
    <w:p w14:paraId="79DC16EE" w14:textId="772DAFF9" w:rsidR="00AC62A0" w:rsidRPr="001A094C" w:rsidRDefault="00AC62A0" w:rsidP="002D7235">
      <w:pPr>
        <w:rPr>
          <w:rFonts w:ascii="Times New Roman" w:hAnsi="Times New Roman" w:cs="Times New Roman"/>
          <w:color w:val="000000" w:themeColor="text1"/>
          <w:sz w:val="36"/>
          <w:szCs w:val="36"/>
        </w:rPr>
      </w:pPr>
    </w:p>
    <w:p w14:paraId="3786F840" w14:textId="566BCFE4" w:rsidR="00920ADF" w:rsidRPr="001A094C" w:rsidRDefault="00920ADF" w:rsidP="002D7235">
      <w:pPr>
        <w:rPr>
          <w:rFonts w:ascii="Times New Roman" w:hAnsi="Times New Roman" w:cs="Times New Roman"/>
          <w:color w:val="000000" w:themeColor="text1"/>
          <w:sz w:val="36"/>
          <w:szCs w:val="36"/>
        </w:rPr>
      </w:pPr>
    </w:p>
    <w:p w14:paraId="524B39BA" w14:textId="3F0041DC" w:rsidR="00182093" w:rsidRPr="001A094C" w:rsidRDefault="002F4839" w:rsidP="00C67976">
      <w:pPr>
        <w:pStyle w:val="Titre1"/>
      </w:pPr>
      <w:bookmarkStart w:id="29" w:name="_Toc202972949"/>
      <w:bookmarkStart w:id="30" w:name="_Toc202973302"/>
      <w:r w:rsidRPr="001A094C">
        <w:lastRenderedPageBreak/>
        <w:t>Liste des figures</w:t>
      </w:r>
      <w:bookmarkEnd w:id="29"/>
      <w:bookmarkEnd w:id="30"/>
    </w:p>
    <w:p w14:paraId="07EB7C8D" w14:textId="77777777" w:rsidR="00AD0C6C" w:rsidRPr="001A094C" w:rsidRDefault="00AD0C6C" w:rsidP="00AD0C6C">
      <w:pPr>
        <w:pStyle w:val="Sansinterligne"/>
      </w:pPr>
    </w:p>
    <w:p w14:paraId="09A3BF79" w14:textId="0FCCF32D"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2.1 : </w:t>
      </w:r>
      <w:r w:rsidR="00C5561F" w:rsidRPr="001A094C">
        <w:rPr>
          <w:rFonts w:ascii="Times New Roman" w:hAnsi="Times New Roman" w:cs="Times New Roman"/>
          <w:sz w:val="28"/>
          <w:szCs w:val="28"/>
        </w:rPr>
        <w:t xml:space="preserve">page d’accueil Toubkal </w:t>
      </w:r>
      <w:r w:rsidR="00931D1F">
        <w:rPr>
          <w:rFonts w:ascii="Times New Roman" w:hAnsi="Times New Roman" w:cs="Times New Roman"/>
          <w:sz w:val="28"/>
          <w:szCs w:val="28"/>
        </w:rPr>
        <w:t>.</w:t>
      </w:r>
      <w:r w:rsidR="00931D1F">
        <w:rPr>
          <w:rFonts w:ascii="Times New Roman" w:hAnsi="Times New Roman" w:cs="Times New Roman"/>
          <w:sz w:val="28"/>
          <w:szCs w:val="28"/>
        </w:rPr>
        <w:tab/>
        <w:t>10</w:t>
      </w:r>
    </w:p>
    <w:p w14:paraId="316AA439" w14:textId="0974CF7C" w:rsidR="00A036CA"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Figure 2.2</w:t>
      </w:r>
      <w:r w:rsidR="00C5561F" w:rsidRPr="001A094C">
        <w:rPr>
          <w:rFonts w:ascii="Times New Roman" w:hAnsi="Times New Roman" w:cs="Times New Roman"/>
          <w:sz w:val="28"/>
          <w:szCs w:val="28"/>
        </w:rPr>
        <w:t xml:space="preserve"> : page d’accueil Theses.fr </w:t>
      </w:r>
      <w:r w:rsidRPr="001A094C">
        <w:rPr>
          <w:rFonts w:ascii="Times New Roman" w:hAnsi="Times New Roman" w:cs="Times New Roman"/>
          <w:sz w:val="28"/>
          <w:szCs w:val="28"/>
        </w:rPr>
        <w:t>.</w:t>
      </w:r>
      <w:r w:rsidRPr="001A094C">
        <w:rPr>
          <w:rFonts w:ascii="Times New Roman" w:hAnsi="Times New Roman" w:cs="Times New Roman"/>
          <w:sz w:val="28"/>
          <w:szCs w:val="28"/>
        </w:rPr>
        <w:tab/>
        <w:t>1</w:t>
      </w:r>
      <w:r w:rsidR="00931D1F">
        <w:rPr>
          <w:rFonts w:ascii="Times New Roman" w:hAnsi="Times New Roman" w:cs="Times New Roman"/>
          <w:sz w:val="28"/>
          <w:szCs w:val="28"/>
        </w:rPr>
        <w:t>1</w:t>
      </w:r>
    </w:p>
    <w:p w14:paraId="7EFE91F1" w14:textId="63110C90"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4</w:t>
      </w:r>
      <w:r w:rsidRPr="001A094C">
        <w:rPr>
          <w:rFonts w:ascii="Times New Roman" w:hAnsi="Times New Roman" w:cs="Times New Roman"/>
          <w:sz w:val="28"/>
          <w:szCs w:val="28"/>
        </w:rPr>
        <w:t>.</w:t>
      </w:r>
      <w:r w:rsidR="00A036CA" w:rsidRPr="001A094C">
        <w:rPr>
          <w:rFonts w:ascii="Times New Roman" w:hAnsi="Times New Roman" w:cs="Times New Roman"/>
          <w:sz w:val="28"/>
          <w:szCs w:val="28"/>
        </w:rPr>
        <w:t>1</w:t>
      </w:r>
      <w:r w:rsidR="00C5561F" w:rsidRPr="001A094C">
        <w:rPr>
          <w:rFonts w:ascii="Times New Roman" w:hAnsi="Times New Roman" w:cs="Times New Roman"/>
          <w:sz w:val="28"/>
          <w:szCs w:val="28"/>
        </w:rPr>
        <w:t xml:space="preserve"> : exemple de représentation d’un acteur </w:t>
      </w:r>
      <w:r w:rsidRPr="001A094C">
        <w:rPr>
          <w:rFonts w:ascii="Times New Roman" w:hAnsi="Times New Roman" w:cs="Times New Roman"/>
          <w:sz w:val="28"/>
          <w:szCs w:val="28"/>
        </w:rPr>
        <w:tab/>
      </w:r>
      <w:r w:rsidR="00931D1F">
        <w:rPr>
          <w:rFonts w:ascii="Times New Roman" w:hAnsi="Times New Roman" w:cs="Times New Roman"/>
          <w:sz w:val="28"/>
          <w:szCs w:val="28"/>
        </w:rPr>
        <w:t>20</w:t>
      </w:r>
    </w:p>
    <w:p w14:paraId="0731C80F" w14:textId="287352F5"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4</w:t>
      </w:r>
      <w:r w:rsidRPr="001A094C">
        <w:rPr>
          <w:rFonts w:ascii="Times New Roman" w:hAnsi="Times New Roman" w:cs="Times New Roman"/>
          <w:sz w:val="28"/>
          <w:szCs w:val="28"/>
        </w:rPr>
        <w:t>.</w:t>
      </w:r>
      <w:r w:rsidR="00A036CA" w:rsidRPr="001A094C">
        <w:rPr>
          <w:rFonts w:ascii="Times New Roman" w:hAnsi="Times New Roman" w:cs="Times New Roman"/>
          <w:sz w:val="28"/>
          <w:szCs w:val="28"/>
        </w:rPr>
        <w:t>2</w:t>
      </w:r>
      <w:r w:rsidR="00DD1A61" w:rsidRPr="001A094C">
        <w:rPr>
          <w:rFonts w:ascii="Times New Roman" w:hAnsi="Times New Roman" w:cs="Times New Roman"/>
          <w:sz w:val="28"/>
          <w:szCs w:val="28"/>
        </w:rPr>
        <w:t xml:space="preserve"> : exemple de représentation d’un cas d’utilisation </w:t>
      </w:r>
      <w:r w:rsidRPr="001A094C">
        <w:rPr>
          <w:rFonts w:ascii="Times New Roman" w:hAnsi="Times New Roman" w:cs="Times New Roman"/>
          <w:sz w:val="28"/>
          <w:szCs w:val="28"/>
        </w:rPr>
        <w:tab/>
      </w:r>
      <w:r w:rsidR="00931D1F">
        <w:rPr>
          <w:rFonts w:ascii="Times New Roman" w:hAnsi="Times New Roman" w:cs="Times New Roman"/>
          <w:sz w:val="28"/>
          <w:szCs w:val="28"/>
        </w:rPr>
        <w:t>20</w:t>
      </w:r>
    </w:p>
    <w:p w14:paraId="47B83737" w14:textId="50B1FB1F"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4</w:t>
      </w:r>
      <w:r w:rsidRPr="001A094C">
        <w:rPr>
          <w:rFonts w:ascii="Times New Roman" w:hAnsi="Times New Roman" w:cs="Times New Roman"/>
          <w:sz w:val="28"/>
          <w:szCs w:val="28"/>
        </w:rPr>
        <w:t>.</w:t>
      </w:r>
      <w:r w:rsidR="00A036CA" w:rsidRPr="001A094C">
        <w:rPr>
          <w:rFonts w:ascii="Times New Roman" w:hAnsi="Times New Roman" w:cs="Times New Roman"/>
          <w:sz w:val="28"/>
          <w:szCs w:val="28"/>
        </w:rPr>
        <w:t>3</w:t>
      </w:r>
      <w:r w:rsidR="00DD1A61" w:rsidRPr="001A094C">
        <w:rPr>
          <w:rFonts w:ascii="Times New Roman" w:hAnsi="Times New Roman" w:cs="Times New Roman"/>
          <w:sz w:val="28"/>
          <w:szCs w:val="28"/>
        </w:rPr>
        <w:t> :</w:t>
      </w:r>
      <w:r w:rsidRPr="001A094C">
        <w:rPr>
          <w:rFonts w:ascii="Times New Roman" w:hAnsi="Times New Roman" w:cs="Times New Roman"/>
          <w:sz w:val="28"/>
          <w:szCs w:val="28"/>
        </w:rPr>
        <w:t xml:space="preserve"> Diagramme de </w:t>
      </w:r>
      <w:r w:rsidR="00DD1A61" w:rsidRPr="001A094C">
        <w:rPr>
          <w:rFonts w:ascii="Times New Roman" w:hAnsi="Times New Roman" w:cs="Times New Roman"/>
          <w:sz w:val="28"/>
          <w:szCs w:val="28"/>
        </w:rPr>
        <w:t xml:space="preserve">cas d’utilisation générale du projet </w:t>
      </w:r>
      <w:r w:rsidRPr="001A094C">
        <w:rPr>
          <w:rFonts w:ascii="Times New Roman" w:hAnsi="Times New Roman" w:cs="Times New Roman"/>
          <w:sz w:val="28"/>
          <w:szCs w:val="28"/>
        </w:rPr>
        <w:tab/>
        <w:t>2</w:t>
      </w:r>
      <w:r w:rsidR="00931D1F">
        <w:rPr>
          <w:rFonts w:ascii="Times New Roman" w:hAnsi="Times New Roman" w:cs="Times New Roman"/>
          <w:sz w:val="28"/>
          <w:szCs w:val="28"/>
        </w:rPr>
        <w:t>1</w:t>
      </w:r>
    </w:p>
    <w:p w14:paraId="3B44097F" w14:textId="06909075" w:rsidR="00A036CA"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4</w:t>
      </w:r>
      <w:r w:rsidRPr="001A094C">
        <w:rPr>
          <w:rFonts w:ascii="Times New Roman" w:hAnsi="Times New Roman" w:cs="Times New Roman"/>
          <w:sz w:val="28"/>
          <w:szCs w:val="28"/>
        </w:rPr>
        <w:t>.</w:t>
      </w:r>
      <w:r w:rsidR="00A036CA" w:rsidRPr="001A094C">
        <w:rPr>
          <w:rFonts w:ascii="Times New Roman" w:hAnsi="Times New Roman" w:cs="Times New Roman"/>
          <w:sz w:val="28"/>
          <w:szCs w:val="28"/>
        </w:rPr>
        <w:t>4 :</w:t>
      </w:r>
      <w:r w:rsidRPr="001A094C">
        <w:rPr>
          <w:rFonts w:ascii="Times New Roman" w:hAnsi="Times New Roman" w:cs="Times New Roman"/>
          <w:sz w:val="28"/>
          <w:szCs w:val="28"/>
        </w:rPr>
        <w:t xml:space="preserve"> </w:t>
      </w:r>
      <w:r w:rsidR="00A036CA" w:rsidRPr="001A094C">
        <w:rPr>
          <w:rFonts w:ascii="Times New Roman" w:hAnsi="Times New Roman" w:cs="Times New Roman"/>
          <w:sz w:val="28"/>
          <w:szCs w:val="28"/>
        </w:rPr>
        <w:t>Diagramme de classe</w:t>
      </w:r>
      <w:r w:rsidRPr="001A094C">
        <w:rPr>
          <w:rFonts w:ascii="Times New Roman" w:hAnsi="Times New Roman" w:cs="Times New Roman"/>
          <w:sz w:val="28"/>
          <w:szCs w:val="28"/>
        </w:rPr>
        <w:tab/>
      </w:r>
      <w:r w:rsidR="00931D1F">
        <w:rPr>
          <w:rFonts w:ascii="Times New Roman" w:hAnsi="Times New Roman" w:cs="Times New Roman"/>
          <w:sz w:val="28"/>
          <w:szCs w:val="28"/>
        </w:rPr>
        <w:t>25</w:t>
      </w:r>
    </w:p>
    <w:p w14:paraId="37FF2768" w14:textId="76004457" w:rsidR="00A036CA" w:rsidRPr="001A094C" w:rsidRDefault="00A036CA"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Figure 5.1 </w:t>
      </w:r>
      <w:r w:rsidR="00931D1F">
        <w:rPr>
          <w:rFonts w:ascii="Times New Roman" w:hAnsi="Times New Roman" w:cs="Times New Roman"/>
          <w:sz w:val="28"/>
          <w:szCs w:val="28"/>
        </w:rPr>
        <w:t>: Page d’accueil Theses.ci</w:t>
      </w:r>
      <w:r w:rsidR="00931D1F">
        <w:rPr>
          <w:rFonts w:ascii="Times New Roman" w:hAnsi="Times New Roman" w:cs="Times New Roman"/>
          <w:sz w:val="28"/>
          <w:szCs w:val="28"/>
        </w:rPr>
        <w:tab/>
        <w:t>39</w:t>
      </w:r>
    </w:p>
    <w:p w14:paraId="4BCAED0F" w14:textId="6557EEF4" w:rsidR="00A036CA"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5</w:t>
      </w:r>
      <w:r w:rsidRPr="001A094C">
        <w:rPr>
          <w:rFonts w:ascii="Times New Roman" w:hAnsi="Times New Roman" w:cs="Times New Roman"/>
          <w:sz w:val="28"/>
          <w:szCs w:val="28"/>
        </w:rPr>
        <w:t>.2</w:t>
      </w:r>
      <w:r w:rsidR="00A036CA" w:rsidRPr="001A094C">
        <w:rPr>
          <w:rFonts w:ascii="Times New Roman" w:hAnsi="Times New Roman" w:cs="Times New Roman"/>
          <w:sz w:val="28"/>
          <w:szCs w:val="28"/>
        </w:rPr>
        <w:t> : Page de résultat de recherches de thèse</w:t>
      </w:r>
      <w:r w:rsidRPr="001A094C">
        <w:rPr>
          <w:rFonts w:ascii="Times New Roman" w:hAnsi="Times New Roman" w:cs="Times New Roman"/>
          <w:sz w:val="28"/>
          <w:szCs w:val="28"/>
        </w:rPr>
        <w:tab/>
      </w:r>
      <w:r w:rsidR="00931D1F">
        <w:rPr>
          <w:rFonts w:ascii="Times New Roman" w:hAnsi="Times New Roman" w:cs="Times New Roman"/>
          <w:sz w:val="28"/>
          <w:szCs w:val="28"/>
        </w:rPr>
        <w:t>40</w:t>
      </w:r>
    </w:p>
    <w:p w14:paraId="3FC7D46B" w14:textId="426387D2"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5</w:t>
      </w:r>
      <w:r w:rsidRPr="001A094C">
        <w:rPr>
          <w:rFonts w:ascii="Times New Roman" w:hAnsi="Times New Roman" w:cs="Times New Roman"/>
          <w:sz w:val="28"/>
          <w:szCs w:val="28"/>
        </w:rPr>
        <w:t>.3</w:t>
      </w:r>
      <w:r w:rsidR="00A036CA" w:rsidRPr="001A094C">
        <w:rPr>
          <w:rFonts w:ascii="Times New Roman" w:hAnsi="Times New Roman" w:cs="Times New Roman"/>
          <w:sz w:val="28"/>
          <w:szCs w:val="28"/>
        </w:rPr>
        <w:t xml:space="preserve"> : Page de </w:t>
      </w:r>
      <w:r w:rsidR="009915C9" w:rsidRPr="001A094C">
        <w:rPr>
          <w:rFonts w:ascii="Times New Roman" w:hAnsi="Times New Roman" w:cs="Times New Roman"/>
          <w:sz w:val="28"/>
          <w:szCs w:val="28"/>
        </w:rPr>
        <w:t>résultat</w:t>
      </w:r>
      <w:r w:rsidR="00A036CA" w:rsidRPr="001A094C">
        <w:rPr>
          <w:rFonts w:ascii="Times New Roman" w:hAnsi="Times New Roman" w:cs="Times New Roman"/>
          <w:sz w:val="28"/>
          <w:szCs w:val="28"/>
        </w:rPr>
        <w:t xml:space="preserve"> de recherche de</w:t>
      </w:r>
      <w:r w:rsidR="009915C9" w:rsidRPr="001A094C">
        <w:rPr>
          <w:rFonts w:ascii="Times New Roman" w:hAnsi="Times New Roman" w:cs="Times New Roman"/>
          <w:sz w:val="28"/>
          <w:szCs w:val="28"/>
        </w:rPr>
        <w:t>s</w:t>
      </w:r>
      <w:r w:rsidR="00A036CA" w:rsidRPr="001A094C">
        <w:rPr>
          <w:rFonts w:ascii="Times New Roman" w:hAnsi="Times New Roman" w:cs="Times New Roman"/>
          <w:sz w:val="28"/>
          <w:szCs w:val="28"/>
        </w:rPr>
        <w:t xml:space="preserve"> personne</w:t>
      </w:r>
      <w:r w:rsidR="009915C9" w:rsidRPr="001A094C">
        <w:rPr>
          <w:rFonts w:ascii="Times New Roman" w:hAnsi="Times New Roman" w:cs="Times New Roman"/>
          <w:sz w:val="28"/>
          <w:szCs w:val="28"/>
        </w:rPr>
        <w:t>s</w:t>
      </w:r>
      <w:r w:rsidRPr="001A094C">
        <w:rPr>
          <w:rFonts w:ascii="Times New Roman" w:hAnsi="Times New Roman" w:cs="Times New Roman"/>
          <w:sz w:val="28"/>
          <w:szCs w:val="28"/>
        </w:rPr>
        <w:tab/>
      </w:r>
      <w:r w:rsidR="00931D1F">
        <w:rPr>
          <w:rFonts w:ascii="Times New Roman" w:hAnsi="Times New Roman" w:cs="Times New Roman"/>
          <w:sz w:val="28"/>
          <w:szCs w:val="28"/>
        </w:rPr>
        <w:t>41</w:t>
      </w:r>
    </w:p>
    <w:p w14:paraId="702CEE0D" w14:textId="73C1995F"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5</w:t>
      </w:r>
      <w:r w:rsidRPr="001A094C">
        <w:rPr>
          <w:rFonts w:ascii="Times New Roman" w:hAnsi="Times New Roman" w:cs="Times New Roman"/>
          <w:sz w:val="28"/>
          <w:szCs w:val="28"/>
        </w:rPr>
        <w:t>.4</w:t>
      </w:r>
      <w:r w:rsidR="009915C9" w:rsidRPr="001A094C">
        <w:rPr>
          <w:rFonts w:ascii="Times New Roman" w:hAnsi="Times New Roman" w:cs="Times New Roman"/>
          <w:sz w:val="28"/>
          <w:szCs w:val="28"/>
        </w:rPr>
        <w:t> : Page de détail d’une thèse</w:t>
      </w:r>
      <w:r w:rsidRPr="001A094C">
        <w:rPr>
          <w:rFonts w:ascii="Times New Roman" w:hAnsi="Times New Roman" w:cs="Times New Roman"/>
          <w:sz w:val="28"/>
          <w:szCs w:val="28"/>
        </w:rPr>
        <w:tab/>
      </w:r>
      <w:r w:rsidR="00931D1F">
        <w:rPr>
          <w:rFonts w:ascii="Times New Roman" w:hAnsi="Times New Roman" w:cs="Times New Roman"/>
          <w:sz w:val="28"/>
          <w:szCs w:val="28"/>
        </w:rPr>
        <w:t>42</w:t>
      </w:r>
    </w:p>
    <w:p w14:paraId="06B5591E" w14:textId="708D0D23"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5</w:t>
      </w:r>
      <w:r w:rsidRPr="001A094C">
        <w:rPr>
          <w:rFonts w:ascii="Times New Roman" w:hAnsi="Times New Roman" w:cs="Times New Roman"/>
          <w:sz w:val="28"/>
          <w:szCs w:val="28"/>
        </w:rPr>
        <w:t>.5</w:t>
      </w:r>
      <w:r w:rsidR="009915C9" w:rsidRPr="001A094C">
        <w:rPr>
          <w:rFonts w:ascii="Times New Roman" w:hAnsi="Times New Roman" w:cs="Times New Roman"/>
          <w:sz w:val="28"/>
          <w:szCs w:val="28"/>
        </w:rPr>
        <w:t xml:space="preserve"> : Page de détail d’une personne </w:t>
      </w:r>
      <w:r w:rsidRPr="001A094C">
        <w:rPr>
          <w:rFonts w:ascii="Times New Roman" w:hAnsi="Times New Roman" w:cs="Times New Roman"/>
          <w:sz w:val="28"/>
          <w:szCs w:val="28"/>
        </w:rPr>
        <w:tab/>
      </w:r>
      <w:r w:rsidR="00931D1F">
        <w:rPr>
          <w:rFonts w:ascii="Times New Roman" w:hAnsi="Times New Roman" w:cs="Times New Roman"/>
          <w:sz w:val="28"/>
          <w:szCs w:val="28"/>
        </w:rPr>
        <w:t>43</w:t>
      </w:r>
    </w:p>
    <w:p w14:paraId="7628990E" w14:textId="7B5B459A"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5</w:t>
      </w:r>
      <w:r w:rsidRPr="001A094C">
        <w:rPr>
          <w:rFonts w:ascii="Times New Roman" w:hAnsi="Times New Roman" w:cs="Times New Roman"/>
          <w:sz w:val="28"/>
          <w:szCs w:val="28"/>
        </w:rPr>
        <w:t>.6</w:t>
      </w:r>
      <w:r w:rsidR="009915C9" w:rsidRPr="001A094C">
        <w:rPr>
          <w:rFonts w:ascii="Times New Roman" w:hAnsi="Times New Roman" w:cs="Times New Roman"/>
          <w:sz w:val="28"/>
          <w:szCs w:val="28"/>
        </w:rPr>
        <w:t xml:space="preserve"> : Page de connexion </w:t>
      </w:r>
      <w:r w:rsidRPr="001A094C">
        <w:rPr>
          <w:rFonts w:ascii="Times New Roman" w:hAnsi="Times New Roman" w:cs="Times New Roman"/>
          <w:sz w:val="28"/>
          <w:szCs w:val="28"/>
        </w:rPr>
        <w:tab/>
      </w:r>
      <w:r w:rsidR="00931D1F">
        <w:rPr>
          <w:rFonts w:ascii="Times New Roman" w:hAnsi="Times New Roman" w:cs="Times New Roman"/>
          <w:sz w:val="28"/>
          <w:szCs w:val="28"/>
        </w:rPr>
        <w:t>44</w:t>
      </w:r>
    </w:p>
    <w:p w14:paraId="0E84A107" w14:textId="491B0C6A"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5</w:t>
      </w:r>
      <w:r w:rsidRPr="001A094C">
        <w:rPr>
          <w:rFonts w:ascii="Times New Roman" w:hAnsi="Times New Roman" w:cs="Times New Roman"/>
          <w:sz w:val="28"/>
          <w:szCs w:val="28"/>
        </w:rPr>
        <w:t>.7</w:t>
      </w:r>
      <w:r w:rsidR="009915C9" w:rsidRPr="001A094C">
        <w:rPr>
          <w:rFonts w:ascii="Times New Roman" w:hAnsi="Times New Roman" w:cs="Times New Roman"/>
          <w:sz w:val="28"/>
          <w:szCs w:val="28"/>
        </w:rPr>
        <w:t xml:space="preserve"> : Interface du responsable université </w:t>
      </w:r>
      <w:r w:rsidRPr="001A094C">
        <w:rPr>
          <w:rFonts w:ascii="Times New Roman" w:hAnsi="Times New Roman" w:cs="Times New Roman"/>
          <w:sz w:val="28"/>
          <w:szCs w:val="28"/>
        </w:rPr>
        <w:tab/>
      </w:r>
      <w:r w:rsidR="00931D1F">
        <w:rPr>
          <w:rFonts w:ascii="Times New Roman" w:hAnsi="Times New Roman" w:cs="Times New Roman"/>
          <w:sz w:val="28"/>
          <w:szCs w:val="28"/>
        </w:rPr>
        <w:t>45</w:t>
      </w:r>
    </w:p>
    <w:p w14:paraId="11225599" w14:textId="02B861A4"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5</w:t>
      </w:r>
      <w:r w:rsidRPr="001A094C">
        <w:rPr>
          <w:rFonts w:ascii="Times New Roman" w:hAnsi="Times New Roman" w:cs="Times New Roman"/>
          <w:sz w:val="28"/>
          <w:szCs w:val="28"/>
        </w:rPr>
        <w:t>.8</w:t>
      </w:r>
      <w:r w:rsidR="009915C9" w:rsidRPr="001A094C">
        <w:rPr>
          <w:rFonts w:ascii="Times New Roman" w:hAnsi="Times New Roman" w:cs="Times New Roman"/>
          <w:sz w:val="28"/>
          <w:szCs w:val="28"/>
        </w:rPr>
        <w:t> : Interface auteur</w:t>
      </w:r>
      <w:r w:rsidRPr="001A094C">
        <w:rPr>
          <w:rFonts w:ascii="Times New Roman" w:hAnsi="Times New Roman" w:cs="Times New Roman"/>
          <w:sz w:val="28"/>
          <w:szCs w:val="28"/>
        </w:rPr>
        <w:tab/>
      </w:r>
      <w:r w:rsidR="00931D1F">
        <w:rPr>
          <w:rFonts w:ascii="Times New Roman" w:hAnsi="Times New Roman" w:cs="Times New Roman"/>
          <w:sz w:val="28"/>
          <w:szCs w:val="28"/>
        </w:rPr>
        <w:t>46</w:t>
      </w:r>
    </w:p>
    <w:p w14:paraId="6D3A9011" w14:textId="219CC2A2"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5</w:t>
      </w:r>
      <w:r w:rsidRPr="001A094C">
        <w:rPr>
          <w:rFonts w:ascii="Times New Roman" w:hAnsi="Times New Roman" w:cs="Times New Roman"/>
          <w:sz w:val="28"/>
          <w:szCs w:val="28"/>
        </w:rPr>
        <w:t>.9</w:t>
      </w:r>
      <w:r w:rsidR="009915C9" w:rsidRPr="001A094C">
        <w:rPr>
          <w:rFonts w:ascii="Times New Roman" w:hAnsi="Times New Roman" w:cs="Times New Roman"/>
          <w:sz w:val="28"/>
          <w:szCs w:val="28"/>
        </w:rPr>
        <w:t> :</w:t>
      </w:r>
      <w:r w:rsidRPr="001A094C">
        <w:rPr>
          <w:rFonts w:ascii="Times New Roman" w:hAnsi="Times New Roman" w:cs="Times New Roman"/>
          <w:sz w:val="28"/>
          <w:szCs w:val="28"/>
        </w:rPr>
        <w:t xml:space="preserve"> </w:t>
      </w:r>
      <w:r w:rsidR="009915C9" w:rsidRPr="001A094C">
        <w:rPr>
          <w:rFonts w:ascii="Times New Roman" w:hAnsi="Times New Roman" w:cs="Times New Roman"/>
          <w:sz w:val="28"/>
          <w:szCs w:val="28"/>
        </w:rPr>
        <w:t>Interface directeur</w:t>
      </w:r>
      <w:r w:rsidRPr="001A094C">
        <w:rPr>
          <w:rFonts w:ascii="Times New Roman" w:hAnsi="Times New Roman" w:cs="Times New Roman"/>
          <w:sz w:val="28"/>
          <w:szCs w:val="28"/>
        </w:rPr>
        <w:tab/>
      </w:r>
      <w:r w:rsidR="00931D1F">
        <w:rPr>
          <w:rFonts w:ascii="Times New Roman" w:hAnsi="Times New Roman" w:cs="Times New Roman"/>
          <w:sz w:val="28"/>
          <w:szCs w:val="28"/>
        </w:rPr>
        <w:t>46</w:t>
      </w:r>
    </w:p>
    <w:p w14:paraId="7AB5D2EF" w14:textId="46C71393" w:rsidR="00AC62A0" w:rsidRPr="001A094C" w:rsidRDefault="00AC62A0" w:rsidP="00E94CDB">
      <w:pPr>
        <w:tabs>
          <w:tab w:val="right" w:leader="dot" w:pos="9062"/>
        </w:tabs>
        <w:autoSpaceDE w:val="0"/>
        <w:autoSpaceDN w:val="0"/>
        <w:adjustRightInd w:val="0"/>
        <w:spacing w:after="0" w:line="360" w:lineRule="auto"/>
        <w:rPr>
          <w:rFonts w:ascii="Times New Roman" w:hAnsi="Times New Roman" w:cs="Times New Roman"/>
          <w:sz w:val="28"/>
          <w:szCs w:val="28"/>
        </w:rPr>
      </w:pPr>
      <w:r w:rsidRPr="001A094C">
        <w:rPr>
          <w:rFonts w:ascii="Times New Roman" w:hAnsi="Times New Roman" w:cs="Times New Roman"/>
          <w:sz w:val="28"/>
          <w:szCs w:val="28"/>
        </w:rPr>
        <w:t xml:space="preserve">Figure </w:t>
      </w:r>
      <w:r w:rsidR="00A036CA" w:rsidRPr="001A094C">
        <w:rPr>
          <w:rFonts w:ascii="Times New Roman" w:hAnsi="Times New Roman" w:cs="Times New Roman"/>
          <w:sz w:val="28"/>
          <w:szCs w:val="28"/>
        </w:rPr>
        <w:t>5</w:t>
      </w:r>
      <w:r w:rsidRPr="001A094C">
        <w:rPr>
          <w:rFonts w:ascii="Times New Roman" w:hAnsi="Times New Roman" w:cs="Times New Roman"/>
          <w:sz w:val="28"/>
          <w:szCs w:val="28"/>
        </w:rPr>
        <w:t>.10</w:t>
      </w:r>
      <w:r w:rsidR="00F06A4C" w:rsidRPr="001A094C">
        <w:rPr>
          <w:rFonts w:ascii="Times New Roman" w:hAnsi="Times New Roman" w:cs="Times New Roman"/>
          <w:sz w:val="28"/>
          <w:szCs w:val="28"/>
        </w:rPr>
        <w:t> : Page de création de la thèse</w:t>
      </w:r>
      <w:r w:rsidRPr="001A094C">
        <w:rPr>
          <w:rFonts w:ascii="Times New Roman" w:hAnsi="Times New Roman" w:cs="Times New Roman"/>
          <w:sz w:val="28"/>
          <w:szCs w:val="28"/>
        </w:rPr>
        <w:tab/>
      </w:r>
      <w:r w:rsidR="00931D1F">
        <w:rPr>
          <w:rFonts w:ascii="Times New Roman" w:hAnsi="Times New Roman" w:cs="Times New Roman"/>
          <w:sz w:val="28"/>
          <w:szCs w:val="28"/>
        </w:rPr>
        <w:t>47</w:t>
      </w:r>
    </w:p>
    <w:p w14:paraId="427DDD1B" w14:textId="77777777" w:rsidR="002C0C76" w:rsidRPr="001A094C" w:rsidRDefault="002C0C76" w:rsidP="00E94CDB">
      <w:pPr>
        <w:spacing w:line="360" w:lineRule="auto"/>
        <w:rPr>
          <w:rFonts w:ascii="Times New Roman" w:hAnsi="Times New Roman" w:cs="Times New Roman"/>
          <w:b/>
          <w:bCs/>
          <w:color w:val="000000" w:themeColor="text1"/>
          <w:sz w:val="36"/>
          <w:szCs w:val="36"/>
        </w:rPr>
      </w:pPr>
    </w:p>
    <w:p w14:paraId="2B414F1C" w14:textId="789CB266" w:rsidR="002C0C76" w:rsidRPr="001A094C" w:rsidRDefault="002C0C76" w:rsidP="002D7235">
      <w:pPr>
        <w:rPr>
          <w:rFonts w:ascii="Times New Roman" w:hAnsi="Times New Roman" w:cs="Times New Roman"/>
          <w:b/>
          <w:bCs/>
          <w:color w:val="000000" w:themeColor="text1"/>
          <w:sz w:val="36"/>
          <w:szCs w:val="36"/>
        </w:rPr>
      </w:pPr>
    </w:p>
    <w:p w14:paraId="5B81293C" w14:textId="77777777" w:rsidR="00F06A4C" w:rsidRPr="001A094C" w:rsidRDefault="00F06A4C" w:rsidP="002D7235">
      <w:pPr>
        <w:rPr>
          <w:rFonts w:ascii="Times New Roman" w:hAnsi="Times New Roman" w:cs="Times New Roman"/>
          <w:b/>
          <w:bCs/>
          <w:color w:val="000000" w:themeColor="text1"/>
          <w:sz w:val="36"/>
          <w:szCs w:val="36"/>
        </w:rPr>
      </w:pPr>
    </w:p>
    <w:p w14:paraId="7B2B0531" w14:textId="77777777" w:rsidR="00F06A4C" w:rsidRPr="001A094C" w:rsidRDefault="00F06A4C" w:rsidP="002D7235">
      <w:pPr>
        <w:rPr>
          <w:rFonts w:ascii="Times New Roman" w:hAnsi="Times New Roman" w:cs="Times New Roman"/>
          <w:b/>
          <w:bCs/>
          <w:color w:val="000000" w:themeColor="text1"/>
          <w:sz w:val="36"/>
          <w:szCs w:val="36"/>
        </w:rPr>
      </w:pPr>
    </w:p>
    <w:p w14:paraId="2A7A0BC8" w14:textId="77777777" w:rsidR="00F06A4C" w:rsidRPr="001A094C" w:rsidRDefault="00F06A4C" w:rsidP="002D7235">
      <w:pPr>
        <w:rPr>
          <w:rFonts w:ascii="Times New Roman" w:hAnsi="Times New Roman" w:cs="Times New Roman"/>
          <w:b/>
          <w:bCs/>
          <w:color w:val="000000" w:themeColor="text1"/>
          <w:sz w:val="36"/>
          <w:szCs w:val="36"/>
        </w:rPr>
      </w:pPr>
    </w:p>
    <w:p w14:paraId="7C8135AD" w14:textId="77777777" w:rsidR="00F06A4C" w:rsidRPr="001A094C" w:rsidRDefault="00F06A4C" w:rsidP="002D7235">
      <w:pPr>
        <w:rPr>
          <w:rFonts w:ascii="Times New Roman" w:hAnsi="Times New Roman" w:cs="Times New Roman"/>
          <w:b/>
          <w:bCs/>
          <w:color w:val="000000" w:themeColor="text1"/>
          <w:sz w:val="36"/>
          <w:szCs w:val="36"/>
        </w:rPr>
      </w:pPr>
    </w:p>
    <w:p w14:paraId="6A252348" w14:textId="640B3F79" w:rsidR="00F06A4C" w:rsidRPr="001A094C" w:rsidRDefault="00F06A4C" w:rsidP="002D7235">
      <w:pPr>
        <w:rPr>
          <w:rFonts w:ascii="Times New Roman" w:hAnsi="Times New Roman" w:cs="Times New Roman"/>
          <w:b/>
          <w:bCs/>
          <w:color w:val="000000" w:themeColor="text1"/>
          <w:sz w:val="36"/>
          <w:szCs w:val="36"/>
        </w:rPr>
      </w:pPr>
    </w:p>
    <w:p w14:paraId="55F4C8D7" w14:textId="77777777" w:rsidR="00182093" w:rsidRPr="001A094C" w:rsidRDefault="002F4839" w:rsidP="00C67976">
      <w:pPr>
        <w:pStyle w:val="Titre1"/>
      </w:pPr>
      <w:bookmarkStart w:id="31" w:name="_Toc202972950"/>
      <w:bookmarkStart w:id="32" w:name="_Toc202973303"/>
      <w:r w:rsidRPr="001A094C">
        <w:lastRenderedPageBreak/>
        <w:t>Liste des abréviations</w:t>
      </w:r>
      <w:bookmarkEnd w:id="31"/>
      <w:bookmarkEnd w:id="32"/>
      <w:r w:rsidRPr="001A094C">
        <w:tab/>
      </w:r>
    </w:p>
    <w:p w14:paraId="54FD80C7" w14:textId="77777777" w:rsidR="00864B28" w:rsidRPr="001A094C" w:rsidRDefault="00864B28" w:rsidP="002D7235">
      <w:pPr>
        <w:rPr>
          <w:rFonts w:ascii="Times New Roman" w:hAnsi="Times New Roman" w:cs="Times New Roman"/>
          <w:b/>
          <w:bCs/>
          <w:color w:val="000000" w:themeColor="text1"/>
          <w:sz w:val="36"/>
          <w:szCs w:val="36"/>
        </w:rPr>
      </w:pPr>
    </w:p>
    <w:p w14:paraId="0D4BFBBA" w14:textId="4BCBA13E" w:rsidR="00F06A4C" w:rsidRPr="001A094C" w:rsidRDefault="00F06A4C" w:rsidP="00F06A4C">
      <w:pPr>
        <w:rPr>
          <w:rFonts w:ascii="Times New Roman" w:hAnsi="Times New Roman" w:cs="Times New Roman"/>
          <w:color w:val="000000" w:themeColor="text1"/>
          <w:sz w:val="28"/>
          <w:szCs w:val="28"/>
        </w:rPr>
      </w:pPr>
      <w:proofErr w:type="spellStart"/>
      <w:ins w:id="33" w:author="MORIE MAHO WIELFRID" w:date="2025-07-01T09:26:00Z">
        <w:r w:rsidRPr="001A094C">
          <w:rPr>
            <w:rFonts w:ascii="Times New Roman" w:hAnsi="Times New Roman" w:cs="Times New Roman"/>
            <w:b/>
            <w:bCs/>
            <w:color w:val="000000" w:themeColor="text1"/>
            <w:sz w:val="28"/>
            <w:szCs w:val="28"/>
          </w:rPr>
          <w:t>UJLoG</w:t>
        </w:r>
      </w:ins>
      <w:proofErr w:type="spellEnd"/>
      <w:r w:rsidR="007D2981" w:rsidRPr="001A094C">
        <w:rPr>
          <w:rFonts w:ascii="Times New Roman" w:hAnsi="Times New Roman" w:cs="Times New Roman"/>
          <w:color w:val="000000" w:themeColor="text1"/>
          <w:sz w:val="28"/>
          <w:szCs w:val="28"/>
        </w:rPr>
        <w:t xml:space="preserve"> : </w:t>
      </w:r>
      <w:ins w:id="34" w:author="MORIE MAHO WIELFRID" w:date="2025-07-01T09:26:00Z">
        <w:r w:rsidR="007D2981" w:rsidRPr="001A094C">
          <w:rPr>
            <w:rFonts w:ascii="Times New Roman" w:hAnsi="Times New Roman" w:cs="Times New Roman"/>
            <w:color w:val="000000" w:themeColor="text1"/>
            <w:sz w:val="28"/>
            <w:szCs w:val="28"/>
          </w:rPr>
          <w:t>Université Jean Lorougnon Guédé</w:t>
        </w:r>
      </w:ins>
    </w:p>
    <w:p w14:paraId="624932E9" w14:textId="523B662D" w:rsidR="007D2981" w:rsidRPr="001A094C" w:rsidRDefault="007D2981" w:rsidP="007D2981">
      <w:pPr>
        <w:rPr>
          <w:rFonts w:ascii="Times New Roman" w:hAnsi="Times New Roman" w:cs="Times New Roman"/>
          <w:color w:val="000000" w:themeColor="text1"/>
          <w:sz w:val="28"/>
          <w:szCs w:val="28"/>
        </w:rPr>
      </w:pPr>
      <w:r w:rsidRPr="001A094C">
        <w:rPr>
          <w:rFonts w:ascii="Times New Roman" w:hAnsi="Times New Roman" w:cs="Times New Roman"/>
          <w:b/>
          <w:bCs/>
          <w:color w:val="000000" w:themeColor="text1"/>
          <w:sz w:val="28"/>
          <w:szCs w:val="28"/>
        </w:rPr>
        <w:t>UFHB</w:t>
      </w:r>
      <w:r w:rsidRPr="001A094C">
        <w:rPr>
          <w:rFonts w:ascii="Times New Roman" w:hAnsi="Times New Roman" w:cs="Times New Roman"/>
          <w:color w:val="000000" w:themeColor="text1"/>
          <w:sz w:val="28"/>
          <w:szCs w:val="28"/>
        </w:rPr>
        <w:t> : Université Félix Houphouët Boigny</w:t>
      </w:r>
    </w:p>
    <w:p w14:paraId="2D32F9F3" w14:textId="20540473" w:rsidR="007D2981" w:rsidRPr="001A094C" w:rsidRDefault="007D2981" w:rsidP="007D2981">
      <w:pPr>
        <w:rPr>
          <w:rFonts w:ascii="Times New Roman" w:hAnsi="Times New Roman" w:cs="Times New Roman"/>
          <w:color w:val="000000" w:themeColor="text1"/>
          <w:sz w:val="28"/>
          <w:szCs w:val="28"/>
        </w:rPr>
      </w:pPr>
      <w:r w:rsidRPr="001A094C">
        <w:rPr>
          <w:rFonts w:ascii="Times New Roman" w:hAnsi="Times New Roman" w:cs="Times New Roman"/>
          <w:b/>
          <w:bCs/>
          <w:color w:val="000000" w:themeColor="text1"/>
          <w:sz w:val="28"/>
          <w:szCs w:val="28"/>
        </w:rPr>
        <w:t>INP-HB</w:t>
      </w:r>
      <w:r w:rsidRPr="001A094C">
        <w:rPr>
          <w:rFonts w:ascii="Times New Roman" w:hAnsi="Times New Roman" w:cs="Times New Roman"/>
          <w:color w:val="000000" w:themeColor="text1"/>
          <w:sz w:val="28"/>
          <w:szCs w:val="28"/>
        </w:rPr>
        <w:t> : l’Institut National Polytechnique Félix Houphouët Boigny</w:t>
      </w:r>
    </w:p>
    <w:p w14:paraId="2F7CA182" w14:textId="045DDF81" w:rsidR="007D2981" w:rsidRPr="001A094C" w:rsidRDefault="007D2981" w:rsidP="007D2981">
      <w:pPr>
        <w:rPr>
          <w:rFonts w:ascii="Times New Roman" w:hAnsi="Times New Roman" w:cs="Times New Roman"/>
          <w:color w:val="000000" w:themeColor="text1"/>
          <w:sz w:val="28"/>
          <w:szCs w:val="28"/>
        </w:rPr>
      </w:pPr>
      <w:r w:rsidRPr="001A094C">
        <w:rPr>
          <w:rFonts w:ascii="Times New Roman" w:hAnsi="Times New Roman" w:cs="Times New Roman"/>
          <w:b/>
          <w:bCs/>
          <w:color w:val="000000" w:themeColor="text1"/>
          <w:sz w:val="28"/>
          <w:szCs w:val="28"/>
        </w:rPr>
        <w:t>UNA</w:t>
      </w:r>
      <w:r w:rsidRPr="001A094C">
        <w:rPr>
          <w:rFonts w:ascii="Times New Roman" w:hAnsi="Times New Roman" w:cs="Times New Roman"/>
          <w:color w:val="000000" w:themeColor="text1"/>
          <w:sz w:val="28"/>
          <w:szCs w:val="28"/>
        </w:rPr>
        <w:t xml:space="preserve"> : Université Nangui Abrogoua </w:t>
      </w:r>
    </w:p>
    <w:p w14:paraId="287D9D64" w14:textId="1993B721" w:rsidR="007D2981" w:rsidRPr="001A094C" w:rsidRDefault="007D2981" w:rsidP="007D2981">
      <w:pPr>
        <w:rPr>
          <w:rFonts w:ascii="Times New Roman" w:hAnsi="Times New Roman" w:cs="Times New Roman"/>
          <w:color w:val="000000" w:themeColor="text1"/>
          <w:sz w:val="28"/>
          <w:szCs w:val="28"/>
        </w:rPr>
      </w:pPr>
      <w:r w:rsidRPr="001A094C">
        <w:rPr>
          <w:rFonts w:ascii="Times New Roman" w:hAnsi="Times New Roman" w:cs="Times New Roman"/>
          <w:b/>
          <w:bCs/>
          <w:color w:val="000000" w:themeColor="text1"/>
          <w:sz w:val="28"/>
          <w:szCs w:val="28"/>
        </w:rPr>
        <w:t>PDF</w:t>
      </w:r>
      <w:r w:rsidRPr="001A094C">
        <w:rPr>
          <w:rFonts w:ascii="Times New Roman" w:hAnsi="Times New Roman" w:cs="Times New Roman"/>
          <w:color w:val="000000" w:themeColor="text1"/>
          <w:sz w:val="28"/>
          <w:szCs w:val="28"/>
        </w:rPr>
        <w:t> : Portable Document Format</w:t>
      </w:r>
    </w:p>
    <w:p w14:paraId="760BCA7C" w14:textId="6515A9AD" w:rsidR="007D2981" w:rsidRPr="00BB09AB" w:rsidRDefault="00234426" w:rsidP="007D2981">
      <w:pPr>
        <w:rPr>
          <w:rFonts w:ascii="Times New Roman" w:hAnsi="Times New Roman" w:cs="Times New Roman"/>
          <w:color w:val="000000" w:themeColor="text1"/>
          <w:sz w:val="28"/>
          <w:szCs w:val="28"/>
          <w:lang w:val="fr-CI"/>
        </w:rPr>
      </w:pPr>
      <w:proofErr w:type="gramStart"/>
      <w:r w:rsidRPr="00BB09AB">
        <w:rPr>
          <w:rFonts w:ascii="Times New Roman" w:hAnsi="Times New Roman" w:cs="Times New Roman"/>
          <w:b/>
          <w:bCs/>
          <w:color w:val="000000" w:themeColor="text1"/>
          <w:sz w:val="28"/>
          <w:szCs w:val="28"/>
          <w:lang w:val="fr-CI"/>
        </w:rPr>
        <w:t>UML</w:t>
      </w:r>
      <w:r w:rsidRPr="00BB09AB">
        <w:rPr>
          <w:rFonts w:ascii="Times New Roman" w:hAnsi="Times New Roman" w:cs="Times New Roman"/>
          <w:color w:val="000000" w:themeColor="text1"/>
          <w:sz w:val="28"/>
          <w:szCs w:val="28"/>
          <w:lang w:val="fr-CI"/>
        </w:rPr>
        <w:t>:</w:t>
      </w:r>
      <w:proofErr w:type="gramEnd"/>
      <w:r w:rsidR="007D2981" w:rsidRPr="00BB09AB">
        <w:rPr>
          <w:rFonts w:ascii="Times New Roman" w:hAnsi="Times New Roman" w:cs="Times New Roman"/>
          <w:color w:val="000000" w:themeColor="text1"/>
          <w:sz w:val="28"/>
          <w:szCs w:val="28"/>
          <w:lang w:val="fr-CI"/>
        </w:rPr>
        <w:t xml:space="preserve"> </w:t>
      </w:r>
      <w:proofErr w:type="spellStart"/>
      <w:r w:rsidR="007D2981" w:rsidRPr="00BB09AB">
        <w:rPr>
          <w:rFonts w:ascii="Times New Roman" w:hAnsi="Times New Roman" w:cs="Times New Roman"/>
          <w:color w:val="000000" w:themeColor="text1"/>
          <w:sz w:val="28"/>
          <w:szCs w:val="28"/>
          <w:lang w:val="fr-CI"/>
        </w:rPr>
        <w:t>Unified</w:t>
      </w:r>
      <w:proofErr w:type="spellEnd"/>
      <w:r w:rsidR="007D2981" w:rsidRPr="00BB09AB">
        <w:rPr>
          <w:rFonts w:ascii="Times New Roman" w:hAnsi="Times New Roman" w:cs="Times New Roman"/>
          <w:color w:val="000000" w:themeColor="text1"/>
          <w:sz w:val="28"/>
          <w:szCs w:val="28"/>
          <w:lang w:val="fr-CI"/>
        </w:rPr>
        <w:t xml:space="preserve"> Modeling </w:t>
      </w:r>
      <w:proofErr w:type="spellStart"/>
      <w:r w:rsidR="007D2981" w:rsidRPr="00BB09AB">
        <w:rPr>
          <w:rFonts w:ascii="Times New Roman" w:hAnsi="Times New Roman" w:cs="Times New Roman"/>
          <w:color w:val="000000" w:themeColor="text1"/>
          <w:sz w:val="28"/>
          <w:szCs w:val="28"/>
          <w:lang w:val="fr-CI"/>
        </w:rPr>
        <w:t>Language</w:t>
      </w:r>
      <w:proofErr w:type="spellEnd"/>
    </w:p>
    <w:p w14:paraId="3D63E9FD" w14:textId="6D5E6F44" w:rsidR="007D2981" w:rsidRPr="00BB09AB" w:rsidRDefault="007D2981" w:rsidP="007D2981">
      <w:pPr>
        <w:rPr>
          <w:rFonts w:ascii="Times New Roman" w:hAnsi="Times New Roman" w:cs="Times New Roman"/>
          <w:color w:val="000000" w:themeColor="text1"/>
          <w:sz w:val="28"/>
          <w:szCs w:val="28"/>
          <w:lang w:val="fr-CI"/>
        </w:rPr>
      </w:pPr>
      <w:r w:rsidRPr="00BB09AB">
        <w:rPr>
          <w:rFonts w:ascii="Times New Roman" w:hAnsi="Times New Roman" w:cs="Times New Roman"/>
          <w:b/>
          <w:bCs/>
          <w:color w:val="000000" w:themeColor="text1"/>
          <w:sz w:val="28"/>
          <w:szCs w:val="28"/>
          <w:lang w:val="fr-CI"/>
        </w:rPr>
        <w:t>PK</w:t>
      </w:r>
      <w:r w:rsidRPr="00BB09AB">
        <w:rPr>
          <w:rFonts w:ascii="Times New Roman" w:hAnsi="Times New Roman" w:cs="Times New Roman"/>
          <w:color w:val="000000" w:themeColor="text1"/>
          <w:sz w:val="28"/>
          <w:szCs w:val="28"/>
          <w:lang w:val="fr-CI"/>
        </w:rPr>
        <w:tab/>
      </w:r>
      <w:r w:rsidR="00B643CB" w:rsidRPr="00BB09AB">
        <w:rPr>
          <w:rFonts w:ascii="Times New Roman" w:hAnsi="Times New Roman" w:cs="Times New Roman"/>
          <w:color w:val="000000" w:themeColor="text1"/>
          <w:sz w:val="28"/>
          <w:szCs w:val="28"/>
          <w:lang w:val="fr-CI"/>
        </w:rPr>
        <w:t xml:space="preserve">: </w:t>
      </w:r>
      <w:proofErr w:type="spellStart"/>
      <w:r w:rsidR="00B643CB" w:rsidRPr="00BB09AB">
        <w:rPr>
          <w:rFonts w:ascii="Times New Roman" w:hAnsi="Times New Roman" w:cs="Times New Roman"/>
          <w:color w:val="000000" w:themeColor="text1"/>
          <w:sz w:val="28"/>
          <w:szCs w:val="28"/>
          <w:lang w:val="fr-CI"/>
        </w:rPr>
        <w:t>Primary</w:t>
      </w:r>
      <w:proofErr w:type="spellEnd"/>
      <w:r w:rsidR="00B643CB" w:rsidRPr="00BB09AB">
        <w:rPr>
          <w:rFonts w:ascii="Times New Roman" w:hAnsi="Times New Roman" w:cs="Times New Roman"/>
          <w:color w:val="000000" w:themeColor="text1"/>
          <w:sz w:val="28"/>
          <w:szCs w:val="28"/>
          <w:lang w:val="fr-CI"/>
        </w:rPr>
        <w:t xml:space="preserve"> Key</w:t>
      </w:r>
    </w:p>
    <w:p w14:paraId="3D145AF6" w14:textId="2E45AAAE" w:rsidR="007D2981" w:rsidRPr="001A094C" w:rsidRDefault="007D2981" w:rsidP="007D2981">
      <w:pPr>
        <w:rPr>
          <w:rFonts w:ascii="Times New Roman" w:hAnsi="Times New Roman" w:cs="Times New Roman"/>
          <w:color w:val="000000" w:themeColor="text1"/>
          <w:sz w:val="28"/>
          <w:szCs w:val="28"/>
        </w:rPr>
      </w:pPr>
      <w:r w:rsidRPr="001A094C">
        <w:rPr>
          <w:rFonts w:ascii="Times New Roman" w:hAnsi="Times New Roman" w:cs="Times New Roman"/>
          <w:b/>
          <w:bCs/>
          <w:color w:val="000000" w:themeColor="text1"/>
          <w:sz w:val="28"/>
          <w:szCs w:val="28"/>
        </w:rPr>
        <w:t>CTS</w:t>
      </w:r>
      <w:r w:rsidR="00B643CB" w:rsidRPr="001A094C">
        <w:rPr>
          <w:rFonts w:ascii="Times New Roman" w:hAnsi="Times New Roman" w:cs="Times New Roman"/>
          <w:color w:val="000000" w:themeColor="text1"/>
          <w:sz w:val="28"/>
          <w:szCs w:val="28"/>
        </w:rPr>
        <w:t xml:space="preserve"> : </w:t>
      </w:r>
      <w:r w:rsidRPr="001A094C">
        <w:rPr>
          <w:rFonts w:ascii="Times New Roman" w:hAnsi="Times New Roman" w:cs="Times New Roman"/>
          <w:color w:val="000000" w:themeColor="text1"/>
          <w:sz w:val="28"/>
          <w:szCs w:val="28"/>
        </w:rPr>
        <w:t>Centre de traitement scientifique</w:t>
      </w:r>
    </w:p>
    <w:p w14:paraId="50F27738" w14:textId="6FAEB47F" w:rsidR="007D2981" w:rsidRPr="001A094C" w:rsidRDefault="007D2981" w:rsidP="007D2981">
      <w:pPr>
        <w:rPr>
          <w:rFonts w:ascii="Times New Roman" w:hAnsi="Times New Roman" w:cs="Times New Roman"/>
          <w:color w:val="000000" w:themeColor="text1"/>
          <w:sz w:val="28"/>
          <w:szCs w:val="28"/>
        </w:rPr>
      </w:pPr>
      <w:r w:rsidRPr="001A094C">
        <w:rPr>
          <w:rFonts w:ascii="Times New Roman" w:hAnsi="Times New Roman" w:cs="Times New Roman"/>
          <w:b/>
          <w:bCs/>
          <w:color w:val="000000" w:themeColor="text1"/>
          <w:sz w:val="28"/>
          <w:szCs w:val="28"/>
        </w:rPr>
        <w:t>SQL</w:t>
      </w:r>
      <w:r w:rsidR="00B643CB" w:rsidRPr="001A094C">
        <w:rPr>
          <w:rFonts w:ascii="Times New Roman" w:hAnsi="Times New Roman" w:cs="Times New Roman"/>
          <w:color w:val="000000" w:themeColor="text1"/>
          <w:sz w:val="28"/>
          <w:szCs w:val="28"/>
        </w:rPr>
        <w:t xml:space="preserve"> : </w:t>
      </w:r>
      <w:proofErr w:type="spellStart"/>
      <w:r w:rsidR="00864B28" w:rsidRPr="001A094C">
        <w:rPr>
          <w:rFonts w:ascii="Times New Roman" w:hAnsi="Times New Roman" w:cs="Times New Roman"/>
          <w:color w:val="000000" w:themeColor="text1"/>
          <w:sz w:val="28"/>
          <w:szCs w:val="28"/>
        </w:rPr>
        <w:t>Structured</w:t>
      </w:r>
      <w:proofErr w:type="spellEnd"/>
      <w:r w:rsidR="00864B28" w:rsidRPr="001A094C">
        <w:rPr>
          <w:rFonts w:ascii="Times New Roman" w:hAnsi="Times New Roman" w:cs="Times New Roman"/>
          <w:color w:val="000000" w:themeColor="text1"/>
          <w:sz w:val="28"/>
          <w:szCs w:val="28"/>
        </w:rPr>
        <w:t xml:space="preserve"> </w:t>
      </w:r>
      <w:proofErr w:type="spellStart"/>
      <w:r w:rsidR="00864B28" w:rsidRPr="001A094C">
        <w:rPr>
          <w:rFonts w:ascii="Times New Roman" w:hAnsi="Times New Roman" w:cs="Times New Roman"/>
          <w:color w:val="000000" w:themeColor="text1"/>
          <w:sz w:val="28"/>
          <w:szCs w:val="28"/>
        </w:rPr>
        <w:t>Query</w:t>
      </w:r>
      <w:proofErr w:type="spellEnd"/>
      <w:r w:rsidR="00864B28" w:rsidRPr="001A094C">
        <w:rPr>
          <w:rFonts w:ascii="Times New Roman" w:hAnsi="Times New Roman" w:cs="Times New Roman"/>
          <w:color w:val="000000" w:themeColor="text1"/>
          <w:sz w:val="28"/>
          <w:szCs w:val="28"/>
        </w:rPr>
        <w:t xml:space="preserve"> </w:t>
      </w:r>
      <w:proofErr w:type="spellStart"/>
      <w:r w:rsidR="00864B28" w:rsidRPr="001A094C">
        <w:rPr>
          <w:rFonts w:ascii="Times New Roman" w:hAnsi="Times New Roman" w:cs="Times New Roman"/>
          <w:color w:val="000000" w:themeColor="text1"/>
          <w:sz w:val="28"/>
          <w:szCs w:val="28"/>
        </w:rPr>
        <w:t>Language</w:t>
      </w:r>
      <w:proofErr w:type="spellEnd"/>
    </w:p>
    <w:p w14:paraId="6FD9A07F" w14:textId="36F22DB2" w:rsidR="00B643CB" w:rsidRPr="001A094C" w:rsidRDefault="007D2981" w:rsidP="007D2981">
      <w:pPr>
        <w:rPr>
          <w:rFonts w:ascii="Times New Roman" w:hAnsi="Times New Roman" w:cs="Times New Roman"/>
          <w:color w:val="000000" w:themeColor="text1"/>
          <w:sz w:val="28"/>
          <w:szCs w:val="28"/>
        </w:rPr>
      </w:pPr>
      <w:r w:rsidRPr="001A094C">
        <w:rPr>
          <w:rFonts w:ascii="Times New Roman" w:hAnsi="Times New Roman" w:cs="Times New Roman"/>
          <w:b/>
          <w:bCs/>
          <w:color w:val="000000" w:themeColor="text1"/>
          <w:sz w:val="28"/>
          <w:szCs w:val="28"/>
        </w:rPr>
        <w:t>JSON</w:t>
      </w:r>
      <w:r w:rsidR="00B643CB" w:rsidRPr="001A094C">
        <w:rPr>
          <w:rFonts w:ascii="Times New Roman" w:hAnsi="Times New Roman" w:cs="Times New Roman"/>
          <w:color w:val="000000" w:themeColor="text1"/>
          <w:sz w:val="28"/>
          <w:szCs w:val="28"/>
        </w:rPr>
        <w:t> : JavaScript Object Notation</w:t>
      </w:r>
    </w:p>
    <w:p w14:paraId="00D46FBF" w14:textId="1CBBBD73" w:rsidR="007D2981" w:rsidRPr="001A094C" w:rsidRDefault="007D2981" w:rsidP="007D2981">
      <w:pPr>
        <w:rPr>
          <w:rFonts w:cs="Times New Roman"/>
          <w:color w:val="000000" w:themeColor="text1"/>
          <w:sz w:val="28"/>
          <w:szCs w:val="28"/>
        </w:rPr>
      </w:pPr>
      <w:r w:rsidRPr="001A094C">
        <w:rPr>
          <w:rFonts w:ascii="Times New Roman" w:hAnsi="Times New Roman" w:cs="Times New Roman"/>
          <w:b/>
          <w:bCs/>
          <w:color w:val="000000" w:themeColor="text1"/>
          <w:sz w:val="28"/>
          <w:szCs w:val="28"/>
        </w:rPr>
        <w:t>JSONB</w:t>
      </w:r>
      <w:r w:rsidR="00B643CB" w:rsidRPr="001A094C">
        <w:rPr>
          <w:rFonts w:ascii="Times New Roman" w:hAnsi="Times New Roman" w:cs="Times New Roman"/>
          <w:color w:val="000000" w:themeColor="text1"/>
          <w:sz w:val="28"/>
          <w:szCs w:val="28"/>
        </w:rPr>
        <w:t xml:space="preserve"> : JavaScript Object Notation </w:t>
      </w:r>
      <w:proofErr w:type="spellStart"/>
      <w:r w:rsidR="00B643CB" w:rsidRPr="001A094C">
        <w:rPr>
          <w:rFonts w:ascii="Times New Roman" w:hAnsi="Times New Roman" w:cs="Times New Roman"/>
          <w:color w:val="000000" w:themeColor="text1"/>
          <w:sz w:val="28"/>
          <w:szCs w:val="28"/>
        </w:rPr>
        <w:t>Binary</w:t>
      </w:r>
      <w:proofErr w:type="spellEnd"/>
    </w:p>
    <w:p w14:paraId="70CFA20A" w14:textId="58DCA98A" w:rsidR="007D2981" w:rsidRPr="001A094C" w:rsidRDefault="007D2981" w:rsidP="007D2981">
      <w:pPr>
        <w:rPr>
          <w:rFonts w:ascii="Times New Roman" w:hAnsi="Times New Roman" w:cs="Times New Roman"/>
          <w:color w:val="000000" w:themeColor="text1"/>
          <w:sz w:val="28"/>
          <w:szCs w:val="28"/>
        </w:rPr>
      </w:pPr>
      <w:r w:rsidRPr="001A094C">
        <w:rPr>
          <w:rFonts w:ascii="Times New Roman" w:hAnsi="Times New Roman" w:cs="Times New Roman"/>
          <w:b/>
          <w:bCs/>
          <w:color w:val="000000" w:themeColor="text1"/>
          <w:sz w:val="28"/>
          <w:szCs w:val="28"/>
        </w:rPr>
        <w:t>MVT</w:t>
      </w:r>
      <w:r w:rsidR="00B643CB" w:rsidRPr="001A094C">
        <w:rPr>
          <w:rFonts w:ascii="Times New Roman" w:hAnsi="Times New Roman" w:cs="Times New Roman"/>
          <w:color w:val="000000" w:themeColor="text1"/>
          <w:sz w:val="28"/>
          <w:szCs w:val="28"/>
        </w:rPr>
        <w:t xml:space="preserve"> : </w:t>
      </w:r>
      <w:r w:rsidRPr="001A094C">
        <w:rPr>
          <w:rFonts w:ascii="Times New Roman" w:hAnsi="Times New Roman" w:cs="Times New Roman"/>
          <w:color w:val="000000" w:themeColor="text1"/>
          <w:sz w:val="28"/>
          <w:szCs w:val="28"/>
        </w:rPr>
        <w:t>Modèle</w:t>
      </w:r>
      <w:r w:rsidR="00B643CB" w:rsidRPr="001A094C">
        <w:rPr>
          <w:rFonts w:ascii="Times New Roman" w:hAnsi="Times New Roman" w:cs="Times New Roman"/>
          <w:color w:val="000000" w:themeColor="text1"/>
          <w:sz w:val="28"/>
          <w:szCs w:val="28"/>
        </w:rPr>
        <w:t xml:space="preserve"> </w:t>
      </w:r>
      <w:r w:rsidRPr="001A094C">
        <w:rPr>
          <w:rFonts w:ascii="Times New Roman" w:hAnsi="Times New Roman" w:cs="Times New Roman"/>
          <w:color w:val="000000" w:themeColor="text1"/>
          <w:sz w:val="28"/>
          <w:szCs w:val="28"/>
        </w:rPr>
        <w:t>Vue</w:t>
      </w:r>
      <w:r w:rsidR="00B643CB" w:rsidRPr="001A094C">
        <w:rPr>
          <w:rFonts w:ascii="Times New Roman" w:hAnsi="Times New Roman" w:cs="Times New Roman"/>
          <w:color w:val="000000" w:themeColor="text1"/>
          <w:sz w:val="28"/>
          <w:szCs w:val="28"/>
        </w:rPr>
        <w:t xml:space="preserve"> </w:t>
      </w:r>
      <w:r w:rsidRPr="001A094C">
        <w:rPr>
          <w:rFonts w:ascii="Times New Roman" w:hAnsi="Times New Roman" w:cs="Times New Roman"/>
          <w:color w:val="000000" w:themeColor="text1"/>
          <w:sz w:val="28"/>
          <w:szCs w:val="28"/>
        </w:rPr>
        <w:t>Template</w:t>
      </w:r>
    </w:p>
    <w:p w14:paraId="544FA058" w14:textId="2AE1E411" w:rsidR="007D2981" w:rsidRPr="001A094C" w:rsidRDefault="007D2981" w:rsidP="007D2981">
      <w:pPr>
        <w:rPr>
          <w:rFonts w:ascii="Times New Roman" w:hAnsi="Times New Roman" w:cs="Times New Roman"/>
          <w:color w:val="000000" w:themeColor="text1"/>
          <w:sz w:val="36"/>
          <w:szCs w:val="36"/>
        </w:rPr>
      </w:pPr>
      <w:r w:rsidRPr="001A094C">
        <w:rPr>
          <w:rFonts w:ascii="Times New Roman" w:hAnsi="Times New Roman" w:cs="Times New Roman"/>
          <w:b/>
          <w:bCs/>
          <w:color w:val="000000" w:themeColor="text1"/>
          <w:sz w:val="28"/>
          <w:szCs w:val="28"/>
        </w:rPr>
        <w:t>MVC</w:t>
      </w:r>
      <w:r w:rsidR="00B643CB" w:rsidRPr="001A094C">
        <w:rPr>
          <w:rFonts w:ascii="Times New Roman" w:hAnsi="Times New Roman" w:cs="Times New Roman"/>
          <w:color w:val="000000" w:themeColor="text1"/>
          <w:sz w:val="28"/>
          <w:szCs w:val="28"/>
        </w:rPr>
        <w:t> : Modèle Vue Controller</w:t>
      </w:r>
      <w:r w:rsidR="00B643CB" w:rsidRPr="001A094C">
        <w:rPr>
          <w:rFonts w:ascii="Times New Roman" w:hAnsi="Times New Roman" w:cs="Times New Roman"/>
          <w:color w:val="000000" w:themeColor="text1"/>
          <w:sz w:val="36"/>
          <w:szCs w:val="36"/>
        </w:rPr>
        <w:t xml:space="preserve"> </w:t>
      </w:r>
    </w:p>
    <w:p w14:paraId="3804283C" w14:textId="77777777" w:rsidR="00F06A4C" w:rsidRPr="001A094C" w:rsidRDefault="00F06A4C" w:rsidP="00F06A4C">
      <w:pPr>
        <w:rPr>
          <w:rFonts w:ascii="Times New Roman" w:hAnsi="Times New Roman" w:cs="Times New Roman"/>
          <w:b/>
          <w:bCs/>
          <w:color w:val="000000" w:themeColor="text1"/>
          <w:sz w:val="36"/>
          <w:szCs w:val="36"/>
        </w:rPr>
      </w:pPr>
    </w:p>
    <w:p w14:paraId="2AF2729B" w14:textId="2B16F853" w:rsidR="00F06A4C" w:rsidRPr="001A094C" w:rsidRDefault="00F06A4C" w:rsidP="00F06A4C">
      <w:pPr>
        <w:rPr>
          <w:rFonts w:ascii="Times New Roman" w:hAnsi="Times New Roman" w:cs="Times New Roman"/>
          <w:sz w:val="36"/>
          <w:szCs w:val="36"/>
        </w:rPr>
        <w:sectPr w:rsidR="00F06A4C" w:rsidRPr="001A094C" w:rsidSect="00DC59CB">
          <w:footerReference w:type="default" r:id="rId17"/>
          <w:footerReference w:type="first" r:id="rId18"/>
          <w:pgSz w:w="11906" w:h="16838"/>
          <w:pgMar w:top="1417" w:right="1417" w:bottom="1417" w:left="1417" w:header="708" w:footer="708" w:gutter="0"/>
          <w:pgNumType w:fmt="upperRoman" w:start="1"/>
          <w:cols w:space="708"/>
          <w:titlePg/>
          <w:docGrid w:linePitch="360"/>
        </w:sectPr>
      </w:pPr>
    </w:p>
    <w:p w14:paraId="32237C93" w14:textId="77777777" w:rsidR="006A3184" w:rsidRPr="001A094C" w:rsidRDefault="006A3184" w:rsidP="001E17DE">
      <w:pPr>
        <w:spacing w:line="360" w:lineRule="auto"/>
        <w:rPr>
          <w:rFonts w:ascii="Times New Roman" w:hAnsi="Times New Roman" w:cs="Times New Roman"/>
          <w:b/>
          <w:sz w:val="28"/>
          <w:szCs w:val="28"/>
        </w:rPr>
      </w:pPr>
    </w:p>
    <w:p w14:paraId="166EEC32" w14:textId="77777777" w:rsidR="00196936" w:rsidRPr="001A094C" w:rsidRDefault="00AE749A" w:rsidP="00C67976">
      <w:pPr>
        <w:pStyle w:val="Titre1"/>
      </w:pPr>
      <w:bookmarkStart w:id="35" w:name="_Toc202972951"/>
      <w:bookmarkStart w:id="36" w:name="_Toc202973304"/>
      <w:r w:rsidRPr="001A094C">
        <w:t>Introduction</w:t>
      </w:r>
      <w:bookmarkEnd w:id="35"/>
      <w:bookmarkEnd w:id="36"/>
    </w:p>
    <w:p w14:paraId="3867F702" w14:textId="77777777" w:rsidR="007E271F" w:rsidRPr="001A094C" w:rsidRDefault="007E271F" w:rsidP="001E17DE">
      <w:pPr>
        <w:spacing w:line="360" w:lineRule="auto"/>
        <w:rPr>
          <w:rFonts w:ascii="Times New Roman" w:hAnsi="Times New Roman" w:cs="Times New Roman"/>
          <w:color w:val="4472C4" w:themeColor="accent1"/>
          <w:sz w:val="28"/>
          <w:szCs w:val="28"/>
        </w:rPr>
      </w:pPr>
    </w:p>
    <w:p w14:paraId="077BCE17" w14:textId="5563782F" w:rsidR="002F4839" w:rsidRPr="001A094C" w:rsidRDefault="002F4839" w:rsidP="002F4839">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      Depuis quelques années, la recherche scientifique en Côte d’Ivoire a pris de l’ampleur avec plusieurs centres de recherche et universités créés. Les universités sont désormais dotées d’écoles </w:t>
      </w:r>
      <w:r w:rsidR="004E4DAA" w:rsidRPr="001A094C">
        <w:rPr>
          <w:rFonts w:ascii="Times New Roman" w:hAnsi="Times New Roman" w:cs="Times New Roman"/>
          <w:color w:val="000000" w:themeColor="text1"/>
          <w:sz w:val="28"/>
          <w:szCs w:val="28"/>
        </w:rPr>
        <w:t>doctorales</w:t>
      </w:r>
      <w:r w:rsidRPr="001A094C">
        <w:rPr>
          <w:rFonts w:ascii="Times New Roman" w:hAnsi="Times New Roman" w:cs="Times New Roman"/>
          <w:color w:val="000000" w:themeColor="text1"/>
          <w:sz w:val="28"/>
          <w:szCs w:val="28"/>
        </w:rPr>
        <w:t xml:space="preserve"> dans lesquelles sont inscrits des doctorants effectuant les thèses. Ces thèses de doctorat occupent une place primordiale, car elles représentent non seulement l’aboutissement d’un parcours académique rigoureux, mais aussi une source précieuse d’innovations et de connaissances. Nonobstant leur importance, les travaux de thèses sont peu accessibles</w:t>
      </w:r>
      <w:r w:rsidR="00A17E87">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 xml:space="preserve"> car mal référencés, ce qui limite leur impact et leur exploitation potentielle. </w:t>
      </w:r>
    </w:p>
    <w:p w14:paraId="339DEAF9" w14:textId="2079B82D" w:rsidR="002F4839" w:rsidRPr="001A094C" w:rsidRDefault="002F4839" w:rsidP="002F4839">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En effet, l’accès aux thèses soutenues est actuellement un processus com</w:t>
      </w:r>
      <w:r w:rsidR="00DD2F88">
        <w:rPr>
          <w:rFonts w:ascii="Times New Roman" w:hAnsi="Times New Roman" w:cs="Times New Roman"/>
          <w:color w:val="000000" w:themeColor="text1"/>
          <w:sz w:val="28"/>
          <w:szCs w:val="28"/>
        </w:rPr>
        <w:t>plexe et peu pratique. P</w:t>
      </w:r>
      <w:r w:rsidRPr="001A094C">
        <w:rPr>
          <w:rFonts w:ascii="Times New Roman" w:hAnsi="Times New Roman" w:cs="Times New Roman"/>
          <w:color w:val="000000" w:themeColor="text1"/>
          <w:sz w:val="28"/>
          <w:szCs w:val="28"/>
        </w:rPr>
        <w:t xml:space="preserve">our consulter une thèse, il faut généralement se rendre physiquement à la bibliothèque de l’université où celle-ci a été soutenue, ce qui implique des déplacements parfois coûteux en temps et en énergie.  Il est difficile d’avoir accès aux thèses en cours dans </w:t>
      </w:r>
      <w:r w:rsidR="004E4DAA" w:rsidRPr="001A094C">
        <w:rPr>
          <w:rFonts w:ascii="Times New Roman" w:hAnsi="Times New Roman" w:cs="Times New Roman"/>
          <w:color w:val="000000" w:themeColor="text1"/>
          <w:sz w:val="28"/>
          <w:szCs w:val="28"/>
        </w:rPr>
        <w:t>les universités ivoiriennes.</w:t>
      </w:r>
    </w:p>
    <w:p w14:paraId="4C4C2926" w14:textId="1E3BCC5F" w:rsidR="002F4839" w:rsidRPr="001A094C" w:rsidRDefault="002F4839" w:rsidP="002F4839">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Face aux problèmes évoqués, il est crucial de savoir comment indexer les thèses effectuées en Côte d’Ivoire pour les rendre accessibles tout le temps</w:t>
      </w:r>
      <w:r w:rsidR="00A17E87">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 xml:space="preserve"> C’est pour répondre à cette question que notre mémoire de fin de cycle porte sur le thème </w:t>
      </w:r>
      <w:r w:rsidRPr="001A094C">
        <w:rPr>
          <w:rFonts w:ascii="Times New Roman" w:hAnsi="Times New Roman" w:cs="Times New Roman"/>
          <w:b/>
          <w:color w:val="000000" w:themeColor="text1"/>
          <w:sz w:val="28"/>
          <w:szCs w:val="28"/>
        </w:rPr>
        <w:t>" Plateforme de gestion des travaux de thèse de doctorat dans les universités de Côte d’Ivoire "</w:t>
      </w:r>
      <w:r w:rsidRPr="001A094C">
        <w:rPr>
          <w:rFonts w:ascii="Times New Roman" w:hAnsi="Times New Roman" w:cs="Times New Roman"/>
          <w:color w:val="000000" w:themeColor="text1"/>
          <w:sz w:val="28"/>
          <w:szCs w:val="28"/>
        </w:rPr>
        <w:t>.  L’objectif de ce mémoire est de créer un système permettant de centraliser et partager en tem</w:t>
      </w:r>
      <w:r w:rsidR="004E4DAA" w:rsidRPr="001A094C">
        <w:rPr>
          <w:rFonts w:ascii="Times New Roman" w:hAnsi="Times New Roman" w:cs="Times New Roman"/>
          <w:color w:val="000000" w:themeColor="text1"/>
          <w:sz w:val="28"/>
          <w:szCs w:val="28"/>
        </w:rPr>
        <w:t xml:space="preserve">ps réel les travaux de thèses </w:t>
      </w:r>
      <w:r w:rsidRPr="001A094C">
        <w:rPr>
          <w:rFonts w:ascii="Times New Roman" w:hAnsi="Times New Roman" w:cs="Times New Roman"/>
          <w:color w:val="000000" w:themeColor="text1"/>
          <w:sz w:val="28"/>
          <w:szCs w:val="28"/>
        </w:rPr>
        <w:t>en cours au sein des universités ivoiriennes. Cela perm</w:t>
      </w:r>
      <w:r w:rsidR="004E4DAA" w:rsidRPr="001A094C">
        <w:rPr>
          <w:rFonts w:ascii="Times New Roman" w:hAnsi="Times New Roman" w:cs="Times New Roman"/>
          <w:color w:val="000000" w:themeColor="text1"/>
          <w:sz w:val="28"/>
          <w:szCs w:val="28"/>
        </w:rPr>
        <w:t>ettra aux doctorants</w:t>
      </w:r>
      <w:r w:rsidRPr="001A094C">
        <w:rPr>
          <w:rFonts w:ascii="Times New Roman" w:hAnsi="Times New Roman" w:cs="Times New Roman"/>
          <w:color w:val="000000" w:themeColor="text1"/>
          <w:sz w:val="28"/>
          <w:szCs w:val="28"/>
        </w:rPr>
        <w:t xml:space="preserve"> d’identifier facilement le</w:t>
      </w:r>
      <w:r w:rsidR="004E4DAA" w:rsidRPr="001A094C">
        <w:rPr>
          <w:rFonts w:ascii="Times New Roman" w:hAnsi="Times New Roman" w:cs="Times New Roman"/>
          <w:color w:val="000000" w:themeColor="text1"/>
          <w:sz w:val="28"/>
          <w:szCs w:val="28"/>
        </w:rPr>
        <w:t>s travaux de thèses</w:t>
      </w:r>
      <w:r w:rsidRPr="001A094C">
        <w:rPr>
          <w:rFonts w:ascii="Times New Roman" w:hAnsi="Times New Roman" w:cs="Times New Roman"/>
          <w:color w:val="000000" w:themeColor="text1"/>
          <w:sz w:val="28"/>
          <w:szCs w:val="28"/>
        </w:rPr>
        <w:t xml:space="preserve"> en cours en Côte d’Ivoire, dans leurs domaines respectifs. </w:t>
      </w:r>
    </w:p>
    <w:p w14:paraId="20D376B7" w14:textId="2F17649B" w:rsidR="002F4839" w:rsidRPr="001A094C" w:rsidRDefault="002F4839" w:rsidP="002F4839">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 Pour ce faire, l</w:t>
      </w:r>
      <w:r w:rsidR="00DD2F88">
        <w:rPr>
          <w:rFonts w:ascii="Times New Roman" w:hAnsi="Times New Roman" w:cs="Times New Roman"/>
          <w:color w:val="000000" w:themeColor="text1"/>
          <w:sz w:val="28"/>
          <w:szCs w:val="28"/>
        </w:rPr>
        <w:t>e mémoire sera constitué de quatre</w:t>
      </w:r>
      <w:r w:rsidRPr="001A094C">
        <w:rPr>
          <w:rFonts w:ascii="Times New Roman" w:hAnsi="Times New Roman" w:cs="Times New Roman"/>
          <w:color w:val="000000" w:themeColor="text1"/>
          <w:sz w:val="28"/>
          <w:szCs w:val="28"/>
        </w:rPr>
        <w:t xml:space="preserve"> chapitres. </w:t>
      </w:r>
      <w:r w:rsidR="00486547">
        <w:rPr>
          <w:rFonts w:ascii="Times New Roman" w:hAnsi="Times New Roman" w:cs="Times New Roman"/>
          <w:color w:val="000000" w:themeColor="text1"/>
          <w:sz w:val="28"/>
          <w:szCs w:val="28"/>
        </w:rPr>
        <w:t>Premièrement, l</w:t>
      </w:r>
      <w:r w:rsidRPr="001A094C">
        <w:rPr>
          <w:rFonts w:ascii="Times New Roman" w:hAnsi="Times New Roman" w:cs="Times New Roman"/>
          <w:color w:val="000000" w:themeColor="text1"/>
          <w:sz w:val="28"/>
          <w:szCs w:val="28"/>
        </w:rPr>
        <w:t xml:space="preserve">e </w:t>
      </w:r>
      <w:r w:rsidRPr="001A094C">
        <w:rPr>
          <w:rFonts w:ascii="Times New Roman" w:hAnsi="Times New Roman" w:cs="Times New Roman"/>
          <w:b/>
          <w:color w:val="000000" w:themeColor="text1"/>
          <w:sz w:val="28"/>
          <w:szCs w:val="28"/>
        </w:rPr>
        <w:t>chapitre 1</w:t>
      </w:r>
      <w:r w:rsidRPr="001A094C">
        <w:rPr>
          <w:rFonts w:ascii="Times New Roman" w:hAnsi="Times New Roman" w:cs="Times New Roman"/>
          <w:color w:val="000000" w:themeColor="text1"/>
          <w:sz w:val="28"/>
          <w:szCs w:val="28"/>
        </w:rPr>
        <w:t xml:space="preserve"> présente</w:t>
      </w:r>
      <w:r w:rsidR="00486547">
        <w:rPr>
          <w:rFonts w:ascii="Times New Roman" w:hAnsi="Times New Roman" w:cs="Times New Roman"/>
          <w:color w:val="000000" w:themeColor="text1"/>
          <w:sz w:val="28"/>
          <w:szCs w:val="28"/>
        </w:rPr>
        <w:t>ra</w:t>
      </w:r>
      <w:r w:rsidRPr="001A094C">
        <w:rPr>
          <w:rFonts w:ascii="Times New Roman" w:hAnsi="Times New Roman" w:cs="Times New Roman"/>
          <w:color w:val="000000" w:themeColor="text1"/>
          <w:sz w:val="28"/>
          <w:szCs w:val="28"/>
        </w:rPr>
        <w:t xml:space="preserve"> le con</w:t>
      </w:r>
      <w:r w:rsidR="00125398" w:rsidRPr="001A094C">
        <w:rPr>
          <w:rFonts w:ascii="Times New Roman" w:hAnsi="Times New Roman" w:cs="Times New Roman"/>
          <w:color w:val="000000" w:themeColor="text1"/>
          <w:sz w:val="28"/>
          <w:szCs w:val="28"/>
        </w:rPr>
        <w:t>texte général, la problématique</w:t>
      </w:r>
      <w:r w:rsidRPr="001A094C">
        <w:rPr>
          <w:rFonts w:ascii="Times New Roman" w:hAnsi="Times New Roman" w:cs="Times New Roman"/>
          <w:color w:val="000000" w:themeColor="text1"/>
          <w:sz w:val="28"/>
          <w:szCs w:val="28"/>
        </w:rPr>
        <w:t xml:space="preserve"> et les objectifs</w:t>
      </w:r>
      <w:r w:rsidR="00486547">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 xml:space="preserve"> </w:t>
      </w:r>
      <w:r w:rsidR="00486547">
        <w:rPr>
          <w:rFonts w:ascii="Times New Roman" w:hAnsi="Times New Roman" w:cs="Times New Roman"/>
          <w:color w:val="000000" w:themeColor="text1"/>
          <w:sz w:val="28"/>
          <w:szCs w:val="28"/>
        </w:rPr>
        <w:lastRenderedPageBreak/>
        <w:t>Ensuite, l</w:t>
      </w:r>
      <w:r w:rsidRPr="001A094C">
        <w:rPr>
          <w:rFonts w:ascii="Times New Roman" w:hAnsi="Times New Roman" w:cs="Times New Roman"/>
          <w:color w:val="000000" w:themeColor="text1"/>
          <w:sz w:val="28"/>
          <w:szCs w:val="28"/>
        </w:rPr>
        <w:t xml:space="preserve">e </w:t>
      </w:r>
      <w:r w:rsidRPr="001A094C">
        <w:rPr>
          <w:rFonts w:ascii="Times New Roman" w:hAnsi="Times New Roman" w:cs="Times New Roman"/>
          <w:b/>
          <w:color w:val="000000" w:themeColor="text1"/>
          <w:sz w:val="28"/>
          <w:szCs w:val="28"/>
        </w:rPr>
        <w:t xml:space="preserve">chapitre 2 </w:t>
      </w:r>
      <w:r w:rsidR="00486547">
        <w:rPr>
          <w:rFonts w:ascii="Times New Roman" w:hAnsi="Times New Roman" w:cs="Times New Roman"/>
          <w:color w:val="000000" w:themeColor="text1"/>
          <w:sz w:val="28"/>
          <w:szCs w:val="28"/>
        </w:rPr>
        <w:t>abordera</w:t>
      </w:r>
      <w:r w:rsidR="00DD2F88">
        <w:rPr>
          <w:rFonts w:ascii="Times New Roman" w:hAnsi="Times New Roman" w:cs="Times New Roman"/>
          <w:color w:val="000000" w:themeColor="text1"/>
          <w:sz w:val="28"/>
          <w:szCs w:val="28"/>
        </w:rPr>
        <w:t xml:space="preserve"> l'</w:t>
      </w:r>
      <w:r w:rsidR="00486547">
        <w:rPr>
          <w:rFonts w:ascii="Times New Roman" w:hAnsi="Times New Roman" w:cs="Times New Roman"/>
          <w:color w:val="000000" w:themeColor="text1"/>
          <w:sz w:val="28"/>
          <w:szCs w:val="28"/>
        </w:rPr>
        <w:t>é</w:t>
      </w:r>
      <w:r w:rsidR="00DD2F88">
        <w:rPr>
          <w:rFonts w:ascii="Times New Roman" w:hAnsi="Times New Roman" w:cs="Times New Roman"/>
          <w:color w:val="000000" w:themeColor="text1"/>
          <w:sz w:val="28"/>
          <w:szCs w:val="28"/>
        </w:rPr>
        <w:t>tat de l’art et</w:t>
      </w:r>
      <w:r w:rsidR="00F7139A" w:rsidRPr="001A094C">
        <w:rPr>
          <w:rFonts w:ascii="Times New Roman" w:hAnsi="Times New Roman" w:cs="Times New Roman"/>
          <w:color w:val="000000" w:themeColor="text1"/>
          <w:sz w:val="28"/>
          <w:szCs w:val="28"/>
        </w:rPr>
        <w:t xml:space="preserve"> présentera le</w:t>
      </w:r>
      <w:r w:rsidRPr="001A094C">
        <w:rPr>
          <w:rFonts w:ascii="Times New Roman" w:hAnsi="Times New Roman" w:cs="Times New Roman"/>
          <w:color w:val="000000" w:themeColor="text1"/>
          <w:sz w:val="28"/>
          <w:szCs w:val="28"/>
        </w:rPr>
        <w:t xml:space="preserve"> projet</w:t>
      </w:r>
      <w:r w:rsidR="00DD2F88">
        <w:rPr>
          <w:rFonts w:ascii="Times New Roman" w:hAnsi="Times New Roman" w:cs="Times New Roman"/>
          <w:color w:val="000000" w:themeColor="text1"/>
          <w:sz w:val="28"/>
          <w:szCs w:val="28"/>
        </w:rPr>
        <w:t xml:space="preserve"> theses.ci,</w:t>
      </w:r>
      <w:r w:rsidRPr="001A094C">
        <w:rPr>
          <w:rFonts w:ascii="Times New Roman" w:hAnsi="Times New Roman" w:cs="Times New Roman"/>
          <w:color w:val="000000" w:themeColor="text1"/>
          <w:sz w:val="28"/>
          <w:szCs w:val="28"/>
        </w:rPr>
        <w:t xml:space="preserve"> la spécification des besoins</w:t>
      </w:r>
      <w:r w:rsidR="00486547">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 xml:space="preserve"> </w:t>
      </w:r>
      <w:r w:rsidR="00486547">
        <w:rPr>
          <w:rFonts w:ascii="Times New Roman" w:hAnsi="Times New Roman" w:cs="Times New Roman"/>
          <w:b/>
          <w:color w:val="000000" w:themeColor="text1"/>
          <w:sz w:val="28"/>
          <w:szCs w:val="28"/>
        </w:rPr>
        <w:t>L</w:t>
      </w:r>
      <w:r w:rsidR="00DD2F88">
        <w:rPr>
          <w:rFonts w:ascii="Times New Roman" w:hAnsi="Times New Roman" w:cs="Times New Roman"/>
          <w:b/>
          <w:color w:val="000000" w:themeColor="text1"/>
          <w:sz w:val="28"/>
          <w:szCs w:val="28"/>
        </w:rPr>
        <w:t>e chapitre 3</w:t>
      </w:r>
      <w:r w:rsidRPr="001A094C">
        <w:rPr>
          <w:rFonts w:ascii="Times New Roman" w:hAnsi="Times New Roman" w:cs="Times New Roman"/>
          <w:color w:val="000000" w:themeColor="text1"/>
          <w:sz w:val="28"/>
          <w:szCs w:val="28"/>
        </w:rPr>
        <w:t xml:space="preserve"> détaillera </w:t>
      </w:r>
      <w:r w:rsidR="00486547">
        <w:rPr>
          <w:rFonts w:ascii="Times New Roman" w:hAnsi="Times New Roman" w:cs="Times New Roman"/>
          <w:color w:val="000000" w:themeColor="text1"/>
          <w:sz w:val="28"/>
          <w:szCs w:val="28"/>
        </w:rPr>
        <w:t xml:space="preserve">quant à lui, </w:t>
      </w:r>
      <w:r w:rsidRPr="001A094C">
        <w:rPr>
          <w:rFonts w:ascii="Times New Roman" w:hAnsi="Times New Roman" w:cs="Times New Roman"/>
          <w:color w:val="000000" w:themeColor="text1"/>
          <w:sz w:val="28"/>
          <w:szCs w:val="28"/>
        </w:rPr>
        <w:t>l’analyse et la conception de la solution</w:t>
      </w:r>
      <w:r w:rsidR="00486547">
        <w:rPr>
          <w:rFonts w:ascii="Times New Roman" w:hAnsi="Times New Roman" w:cs="Times New Roman"/>
          <w:color w:val="000000" w:themeColor="text1"/>
          <w:sz w:val="28"/>
          <w:szCs w:val="28"/>
        </w:rPr>
        <w:t xml:space="preserve"> ainsi que</w:t>
      </w:r>
      <w:r w:rsidRPr="001A094C">
        <w:rPr>
          <w:rFonts w:ascii="Times New Roman" w:hAnsi="Times New Roman" w:cs="Times New Roman"/>
          <w:color w:val="000000" w:themeColor="text1"/>
          <w:sz w:val="28"/>
          <w:szCs w:val="28"/>
        </w:rPr>
        <w:t xml:space="preserve"> les diagrammes UML</w:t>
      </w:r>
      <w:r w:rsidR="00486547">
        <w:rPr>
          <w:rFonts w:ascii="Times New Roman" w:hAnsi="Times New Roman" w:cs="Times New Roman"/>
          <w:color w:val="000000" w:themeColor="text1"/>
          <w:sz w:val="28"/>
          <w:szCs w:val="28"/>
        </w:rPr>
        <w:t xml:space="preserve">. </w:t>
      </w:r>
      <w:r w:rsidRPr="001A094C">
        <w:rPr>
          <w:rFonts w:ascii="Times New Roman" w:hAnsi="Times New Roman" w:cs="Times New Roman"/>
          <w:color w:val="000000" w:themeColor="text1"/>
          <w:sz w:val="28"/>
          <w:szCs w:val="28"/>
        </w:rPr>
        <w:t xml:space="preserve">Enfin, le </w:t>
      </w:r>
      <w:r w:rsidR="00DD2F88">
        <w:rPr>
          <w:rFonts w:ascii="Times New Roman" w:hAnsi="Times New Roman" w:cs="Times New Roman"/>
          <w:b/>
          <w:color w:val="000000" w:themeColor="text1"/>
          <w:sz w:val="28"/>
          <w:szCs w:val="28"/>
        </w:rPr>
        <w:t>chapitre 4</w:t>
      </w:r>
      <w:r w:rsidRPr="001A094C">
        <w:rPr>
          <w:rFonts w:ascii="Times New Roman" w:hAnsi="Times New Roman" w:cs="Times New Roman"/>
          <w:color w:val="000000" w:themeColor="text1"/>
          <w:sz w:val="28"/>
          <w:szCs w:val="28"/>
        </w:rPr>
        <w:t xml:space="preserve"> présente l’implémentation de la solution, les technologies utilisées et les résultats obtenus.</w:t>
      </w:r>
    </w:p>
    <w:p w14:paraId="6B7E1123" w14:textId="77777777" w:rsidR="006B7A62" w:rsidRPr="001A094C" w:rsidRDefault="006B7A62" w:rsidP="001E17DE">
      <w:pPr>
        <w:spacing w:line="360" w:lineRule="auto"/>
        <w:jc w:val="both"/>
        <w:rPr>
          <w:rFonts w:ascii="Times New Roman" w:hAnsi="Times New Roman" w:cs="Times New Roman"/>
          <w:color w:val="000000" w:themeColor="text1"/>
          <w:sz w:val="28"/>
          <w:szCs w:val="28"/>
        </w:rPr>
      </w:pPr>
    </w:p>
    <w:p w14:paraId="5E645091" w14:textId="77777777" w:rsidR="002F4839" w:rsidRPr="001A094C" w:rsidRDefault="002F4839" w:rsidP="001E17DE">
      <w:pPr>
        <w:spacing w:line="360" w:lineRule="auto"/>
        <w:jc w:val="both"/>
        <w:rPr>
          <w:rFonts w:ascii="Times New Roman" w:hAnsi="Times New Roman" w:cs="Times New Roman"/>
          <w:color w:val="000000" w:themeColor="text1"/>
          <w:sz w:val="28"/>
          <w:szCs w:val="28"/>
        </w:rPr>
      </w:pPr>
    </w:p>
    <w:p w14:paraId="4973B765" w14:textId="77777777" w:rsidR="002F4839" w:rsidRPr="001A094C" w:rsidRDefault="002F4839" w:rsidP="001E17DE">
      <w:pPr>
        <w:spacing w:line="360" w:lineRule="auto"/>
        <w:jc w:val="both"/>
        <w:rPr>
          <w:rFonts w:ascii="Times New Roman" w:hAnsi="Times New Roman" w:cs="Times New Roman"/>
          <w:color w:val="000000" w:themeColor="text1"/>
          <w:sz w:val="28"/>
          <w:szCs w:val="28"/>
        </w:rPr>
      </w:pPr>
    </w:p>
    <w:p w14:paraId="774F8D08" w14:textId="77777777" w:rsidR="002F4839" w:rsidRPr="001A094C" w:rsidRDefault="002F4839" w:rsidP="001E17DE">
      <w:pPr>
        <w:spacing w:line="360" w:lineRule="auto"/>
        <w:jc w:val="both"/>
        <w:rPr>
          <w:rFonts w:ascii="Times New Roman" w:hAnsi="Times New Roman" w:cs="Times New Roman"/>
          <w:color w:val="000000" w:themeColor="text1"/>
          <w:sz w:val="28"/>
          <w:szCs w:val="28"/>
        </w:rPr>
      </w:pPr>
    </w:p>
    <w:p w14:paraId="41E268F6" w14:textId="77777777" w:rsidR="002F4839" w:rsidRPr="001A094C" w:rsidRDefault="002F4839" w:rsidP="001E17DE">
      <w:pPr>
        <w:spacing w:line="360" w:lineRule="auto"/>
        <w:jc w:val="both"/>
        <w:rPr>
          <w:rFonts w:ascii="Times New Roman" w:hAnsi="Times New Roman" w:cs="Times New Roman"/>
          <w:color w:val="000000" w:themeColor="text1"/>
          <w:sz w:val="28"/>
          <w:szCs w:val="28"/>
        </w:rPr>
      </w:pPr>
    </w:p>
    <w:p w14:paraId="25E1855A" w14:textId="77777777" w:rsidR="002F4839" w:rsidRPr="001A094C" w:rsidRDefault="002F4839" w:rsidP="001E17DE">
      <w:pPr>
        <w:spacing w:line="360" w:lineRule="auto"/>
        <w:jc w:val="both"/>
        <w:rPr>
          <w:rFonts w:ascii="Times New Roman" w:hAnsi="Times New Roman" w:cs="Times New Roman"/>
          <w:color w:val="000000" w:themeColor="text1"/>
          <w:sz w:val="28"/>
          <w:szCs w:val="28"/>
        </w:rPr>
      </w:pPr>
    </w:p>
    <w:p w14:paraId="57C59B52" w14:textId="77777777" w:rsidR="002F4839" w:rsidRPr="001A094C" w:rsidRDefault="002F4839" w:rsidP="001E17DE">
      <w:pPr>
        <w:spacing w:line="360" w:lineRule="auto"/>
        <w:jc w:val="both"/>
        <w:rPr>
          <w:rFonts w:ascii="Times New Roman" w:hAnsi="Times New Roman" w:cs="Times New Roman"/>
          <w:color w:val="000000" w:themeColor="text1"/>
          <w:sz w:val="28"/>
          <w:szCs w:val="28"/>
        </w:rPr>
      </w:pPr>
    </w:p>
    <w:p w14:paraId="52E47985" w14:textId="77777777" w:rsidR="002F4839" w:rsidRPr="001A094C" w:rsidRDefault="002F4839" w:rsidP="001E17DE">
      <w:pPr>
        <w:spacing w:line="360" w:lineRule="auto"/>
        <w:jc w:val="both"/>
        <w:rPr>
          <w:rFonts w:ascii="Times New Roman" w:hAnsi="Times New Roman" w:cs="Times New Roman"/>
          <w:color w:val="000000" w:themeColor="text1"/>
          <w:sz w:val="28"/>
          <w:szCs w:val="28"/>
        </w:rPr>
      </w:pPr>
    </w:p>
    <w:p w14:paraId="2216D044" w14:textId="77777777" w:rsidR="00856185" w:rsidRPr="001A094C" w:rsidRDefault="00856185" w:rsidP="001E17DE">
      <w:pPr>
        <w:spacing w:line="360" w:lineRule="auto"/>
        <w:jc w:val="both"/>
        <w:rPr>
          <w:rFonts w:ascii="Times New Roman" w:hAnsi="Times New Roman" w:cs="Times New Roman"/>
          <w:color w:val="000000" w:themeColor="text1"/>
          <w:sz w:val="28"/>
          <w:szCs w:val="28"/>
        </w:rPr>
      </w:pPr>
    </w:p>
    <w:p w14:paraId="60407839" w14:textId="77777777" w:rsidR="00FE392E" w:rsidRPr="001A094C" w:rsidRDefault="00FE392E" w:rsidP="001E17DE">
      <w:pPr>
        <w:spacing w:line="360" w:lineRule="auto"/>
        <w:jc w:val="both"/>
        <w:rPr>
          <w:rFonts w:ascii="Times New Roman" w:hAnsi="Times New Roman" w:cs="Times New Roman"/>
          <w:color w:val="000000" w:themeColor="text1"/>
          <w:sz w:val="28"/>
          <w:szCs w:val="28"/>
        </w:rPr>
      </w:pPr>
    </w:p>
    <w:p w14:paraId="24511367" w14:textId="77777777" w:rsidR="00FE392E" w:rsidRPr="001A094C" w:rsidRDefault="00FE392E" w:rsidP="001E17DE">
      <w:pPr>
        <w:spacing w:line="360" w:lineRule="auto"/>
        <w:jc w:val="both"/>
        <w:rPr>
          <w:rFonts w:ascii="Times New Roman" w:hAnsi="Times New Roman" w:cs="Times New Roman"/>
          <w:color w:val="000000" w:themeColor="text1"/>
          <w:sz w:val="28"/>
          <w:szCs w:val="28"/>
        </w:rPr>
      </w:pPr>
    </w:p>
    <w:p w14:paraId="55621116" w14:textId="77777777" w:rsidR="000B494C" w:rsidRPr="001A094C" w:rsidRDefault="000B494C" w:rsidP="001E17DE">
      <w:pPr>
        <w:spacing w:line="360" w:lineRule="auto"/>
        <w:jc w:val="both"/>
        <w:rPr>
          <w:rFonts w:ascii="Times New Roman" w:hAnsi="Times New Roman" w:cs="Times New Roman"/>
          <w:color w:val="000000" w:themeColor="text1"/>
          <w:sz w:val="28"/>
          <w:szCs w:val="28"/>
        </w:rPr>
      </w:pPr>
    </w:p>
    <w:p w14:paraId="2E365B73" w14:textId="77777777" w:rsidR="002F4839" w:rsidRPr="001A094C" w:rsidRDefault="002F4839" w:rsidP="001E17DE">
      <w:pPr>
        <w:spacing w:line="360" w:lineRule="auto"/>
        <w:jc w:val="both"/>
        <w:rPr>
          <w:rFonts w:ascii="Times New Roman" w:hAnsi="Times New Roman" w:cs="Times New Roman"/>
          <w:color w:val="000000" w:themeColor="text1"/>
          <w:sz w:val="28"/>
          <w:szCs w:val="28"/>
        </w:rPr>
      </w:pPr>
    </w:p>
    <w:p w14:paraId="765F182D" w14:textId="77777777" w:rsidR="002F4839" w:rsidRPr="001A094C" w:rsidRDefault="002F4839" w:rsidP="001E17DE">
      <w:pPr>
        <w:spacing w:line="360" w:lineRule="auto"/>
        <w:jc w:val="both"/>
        <w:rPr>
          <w:rFonts w:ascii="Times New Roman" w:hAnsi="Times New Roman" w:cs="Times New Roman"/>
          <w:color w:val="000000" w:themeColor="text1"/>
          <w:sz w:val="28"/>
          <w:szCs w:val="28"/>
        </w:rPr>
      </w:pPr>
    </w:p>
    <w:p w14:paraId="392F688A" w14:textId="77777777" w:rsidR="002F4839" w:rsidRPr="001A094C" w:rsidRDefault="002F4839" w:rsidP="001E17DE">
      <w:pPr>
        <w:spacing w:line="360" w:lineRule="auto"/>
        <w:jc w:val="both"/>
        <w:rPr>
          <w:rFonts w:ascii="Times New Roman" w:hAnsi="Times New Roman" w:cs="Times New Roman"/>
          <w:color w:val="000000" w:themeColor="text1"/>
          <w:sz w:val="28"/>
          <w:szCs w:val="28"/>
        </w:rPr>
      </w:pPr>
    </w:p>
    <w:p w14:paraId="6ACA4913" w14:textId="77777777" w:rsidR="001E17DE" w:rsidRPr="001A094C" w:rsidRDefault="001E17DE" w:rsidP="001E17DE">
      <w:pPr>
        <w:spacing w:line="360" w:lineRule="auto"/>
        <w:jc w:val="both"/>
        <w:rPr>
          <w:rFonts w:ascii="Times New Roman" w:hAnsi="Times New Roman" w:cs="Times New Roman"/>
          <w:color w:val="000000" w:themeColor="text1"/>
          <w:sz w:val="28"/>
          <w:szCs w:val="28"/>
        </w:rPr>
      </w:pPr>
    </w:p>
    <w:p w14:paraId="40641075" w14:textId="5A893E51" w:rsidR="00683D80" w:rsidRPr="00683D80" w:rsidRDefault="002F4839" w:rsidP="00683D80">
      <w:pPr>
        <w:pStyle w:val="Titre1"/>
      </w:pPr>
      <w:bookmarkStart w:id="37" w:name="_Toc202972952"/>
      <w:bookmarkStart w:id="38" w:name="_Toc202973305"/>
      <w:bookmarkStart w:id="39" w:name="_Toc202535999"/>
      <w:r w:rsidRPr="00683D80">
        <w:lastRenderedPageBreak/>
        <w:t>Chapitre 1</w:t>
      </w:r>
      <w:bookmarkEnd w:id="37"/>
      <w:bookmarkEnd w:id="38"/>
      <w:r w:rsidR="007A18A0" w:rsidRPr="00683D80">
        <w:t> </w:t>
      </w:r>
      <w:bookmarkEnd w:id="39"/>
    </w:p>
    <w:p w14:paraId="3DB2336D" w14:textId="55359CA1" w:rsidR="007A18A0" w:rsidRPr="00683D80" w:rsidRDefault="007A18A0" w:rsidP="00683D80">
      <w:pPr>
        <w:pStyle w:val="Titre1"/>
      </w:pPr>
      <w:bookmarkStart w:id="40" w:name="_Toc202537200"/>
      <w:bookmarkStart w:id="41" w:name="_Toc202538188"/>
      <w:bookmarkStart w:id="42" w:name="_Toc202538622"/>
      <w:bookmarkStart w:id="43" w:name="_Toc202679121"/>
      <w:bookmarkStart w:id="44" w:name="_Toc202769849"/>
      <w:bookmarkStart w:id="45" w:name="_Toc202770082"/>
      <w:bookmarkStart w:id="46" w:name="_Toc202771386"/>
      <w:bookmarkStart w:id="47" w:name="_Toc202972563"/>
      <w:bookmarkStart w:id="48" w:name="_Toc202972953"/>
      <w:bookmarkStart w:id="49" w:name="_Toc202973306"/>
      <w:r w:rsidRPr="00683D80">
        <w:t>CONTEXTE G</w:t>
      </w:r>
      <w:r w:rsidR="00505881">
        <w:t>E</w:t>
      </w:r>
      <w:r w:rsidRPr="00683D80">
        <w:t>N</w:t>
      </w:r>
      <w:r w:rsidR="00505881">
        <w:t>E</w:t>
      </w:r>
      <w:r w:rsidRPr="00683D80">
        <w:t>RAL</w:t>
      </w:r>
      <w:bookmarkEnd w:id="40"/>
      <w:bookmarkEnd w:id="41"/>
      <w:bookmarkEnd w:id="42"/>
      <w:bookmarkEnd w:id="43"/>
      <w:bookmarkEnd w:id="44"/>
      <w:bookmarkEnd w:id="45"/>
      <w:bookmarkEnd w:id="46"/>
      <w:bookmarkEnd w:id="47"/>
      <w:bookmarkEnd w:id="48"/>
      <w:bookmarkEnd w:id="49"/>
      <w:r w:rsidRPr="00683D80">
        <w:t xml:space="preserve"> </w:t>
      </w:r>
    </w:p>
    <w:p w14:paraId="51C2B94C" w14:textId="0F870C4A" w:rsidR="00856185" w:rsidRDefault="00856185" w:rsidP="001E17DE">
      <w:pPr>
        <w:spacing w:line="360" w:lineRule="auto"/>
        <w:jc w:val="both"/>
        <w:rPr>
          <w:rFonts w:ascii="Times New Roman" w:hAnsi="Times New Roman" w:cs="Times New Roman"/>
          <w:color w:val="000000" w:themeColor="text1"/>
          <w:sz w:val="28"/>
          <w:szCs w:val="28"/>
        </w:rPr>
      </w:pPr>
    </w:p>
    <w:p w14:paraId="517F16C6" w14:textId="77777777" w:rsidR="007A18A0" w:rsidRPr="001A094C" w:rsidRDefault="007A18A0" w:rsidP="001E17DE">
      <w:pPr>
        <w:spacing w:line="360" w:lineRule="auto"/>
        <w:jc w:val="both"/>
        <w:rPr>
          <w:rFonts w:ascii="Times New Roman" w:hAnsi="Times New Roman" w:cs="Times New Roman"/>
          <w:color w:val="000000" w:themeColor="text1"/>
          <w:sz w:val="28"/>
          <w:szCs w:val="28"/>
        </w:rPr>
      </w:pPr>
    </w:p>
    <w:p w14:paraId="43120B30" w14:textId="61DB86A3" w:rsidR="002370BC" w:rsidRPr="001A094C" w:rsidRDefault="00BA2645" w:rsidP="00BA2645">
      <w:pPr>
        <w:pStyle w:val="Titre2"/>
      </w:pPr>
      <w:bookmarkStart w:id="50" w:name="_Toc202972954"/>
      <w:bookmarkStart w:id="51" w:name="_Toc202973307"/>
      <w:r w:rsidRPr="001A094C">
        <w:t xml:space="preserve">1.1 </w:t>
      </w:r>
      <w:r w:rsidR="002F4839" w:rsidRPr="001A094C">
        <w:t>Contexte</w:t>
      </w:r>
      <w:bookmarkEnd w:id="50"/>
      <w:bookmarkEnd w:id="51"/>
    </w:p>
    <w:p w14:paraId="056C74D6" w14:textId="77777777" w:rsidR="00AD0C6C" w:rsidRPr="001A094C" w:rsidRDefault="00AD0C6C" w:rsidP="00AD0C6C"/>
    <w:p w14:paraId="2644125F" w14:textId="77777777" w:rsidR="00C20BE7" w:rsidRPr="001A094C" w:rsidRDefault="00C20BE7" w:rsidP="00AC62A0">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Depuis quelques années, la Côte d’Ivoire a décidé de redynamiser le secteur de la recherche scientifique et de l’innovation en créant entre autres plusieurs écoles doctorales au sein de ses différentes universités. Ces écoles doctorales accueillent des thèses portant sur des domaines variés, reflétant ainsi la diversité et la richesse des travaux de recherche menés dans le pays. Cependant, cette fragmentation géographique et organisationnelle peut poser un problème majeur. Les doctorants peuvent travailler sur des thématiques similaires ou connexes sans en avoir connaissance, parce qu’ils appartiennent à des écoles doctorales ou des universités différentes.</w:t>
      </w:r>
    </w:p>
    <w:p w14:paraId="1C818980" w14:textId="6158A598" w:rsidR="00C20BE7" w:rsidRPr="001A094C" w:rsidRDefault="00C20BE7" w:rsidP="00AC62A0">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Le principal problème réside dans l’absence d’un moyen permettant de partager et de rendre accessibles les travaux de recherche en cours ou terminés. Les échanges entre doctorants se font généralement lors des conférences ou des doctorales de chaque institution. Cependant, ces événements se déroulent annuellement et au sein d’une même institution. Cette situation conduit à une dispersion des efforts, où les doctorants travaillent de manière isolée, sans profiter des synergies potentielles que pourraient offrir des collaborations entre eux.</w:t>
      </w:r>
    </w:p>
    <w:p w14:paraId="743E57A0" w14:textId="2D23624C" w:rsidR="00AC62A0" w:rsidRDefault="00C20BE7" w:rsidP="00AC62A0">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Pour remédier à ce problème, il est essentiel de mettre en place un système capable de regrouper et de rendre visible l’ensemble des travaux de recherche de doctorat en cours ou terminés dans les différentes universités ivoiriennes. L’objectif principal de ce projet est donc de créer un espace de partage et de collaboration, permettant aux doctorants de connaître les travaux des uns et des autres. Cela </w:t>
      </w:r>
      <w:r w:rsidRPr="001A094C">
        <w:rPr>
          <w:rFonts w:ascii="Times New Roman" w:hAnsi="Times New Roman" w:cs="Times New Roman"/>
          <w:bCs/>
          <w:color w:val="000000" w:themeColor="text1"/>
          <w:sz w:val="28"/>
          <w:szCs w:val="28"/>
        </w:rPr>
        <w:lastRenderedPageBreak/>
        <w:t>favorisera non seulement la coordination des efforts de recherche, mais aussi la création de partenariats interuniversitaires, contribuant ainsi à une meilleure valorisation de la recherche</w:t>
      </w:r>
      <w:r w:rsidR="00CD2BA1">
        <w:rPr>
          <w:rFonts w:ascii="Times New Roman" w:hAnsi="Times New Roman" w:cs="Times New Roman"/>
          <w:bCs/>
          <w:color w:val="000000" w:themeColor="text1"/>
          <w:sz w:val="28"/>
          <w:szCs w:val="28"/>
        </w:rPr>
        <w:t xml:space="preserve"> scientifique en Côte d’Ivoire.</w:t>
      </w:r>
    </w:p>
    <w:p w14:paraId="7FFEEA22" w14:textId="77777777" w:rsidR="00727294" w:rsidRPr="001A094C" w:rsidRDefault="00727294" w:rsidP="00AC62A0">
      <w:pPr>
        <w:spacing w:line="360" w:lineRule="auto"/>
        <w:jc w:val="both"/>
        <w:rPr>
          <w:rFonts w:ascii="Times New Roman" w:hAnsi="Times New Roman" w:cs="Times New Roman"/>
          <w:bCs/>
          <w:color w:val="000000" w:themeColor="text1"/>
          <w:sz w:val="28"/>
          <w:szCs w:val="28"/>
        </w:rPr>
      </w:pPr>
    </w:p>
    <w:p w14:paraId="0F82265B" w14:textId="3A4F36F1" w:rsidR="000862CD" w:rsidRPr="001A094C" w:rsidRDefault="00AD0C6C" w:rsidP="00BA2645">
      <w:pPr>
        <w:pStyle w:val="Titre3"/>
      </w:pPr>
      <w:bookmarkStart w:id="52" w:name="_Toc202538624"/>
      <w:bookmarkStart w:id="53" w:name="_Toc202677470"/>
      <w:bookmarkStart w:id="54" w:name="_Toc202679123"/>
      <w:bookmarkStart w:id="55" w:name="_Toc202769851"/>
      <w:bookmarkStart w:id="56" w:name="_Toc202771388"/>
      <w:bookmarkStart w:id="57" w:name="_Toc202972565"/>
      <w:bookmarkStart w:id="58" w:name="_Toc202972955"/>
      <w:bookmarkStart w:id="59" w:name="_Toc202973308"/>
      <w:r w:rsidRPr="001A094C">
        <w:t xml:space="preserve">1.1.1 </w:t>
      </w:r>
      <w:ins w:id="60" w:author="MORIE MAHO WIELFRID" w:date="2025-07-01T09:26:00Z">
        <w:r w:rsidR="000862CD" w:rsidRPr="001A094C">
          <w:t>Les écoles doctorales des universités</w:t>
        </w:r>
        <w:bookmarkEnd w:id="52"/>
        <w:bookmarkEnd w:id="53"/>
        <w:bookmarkEnd w:id="54"/>
        <w:bookmarkEnd w:id="55"/>
        <w:bookmarkEnd w:id="56"/>
        <w:bookmarkEnd w:id="57"/>
        <w:bookmarkEnd w:id="58"/>
        <w:bookmarkEnd w:id="59"/>
        <w:r w:rsidR="000862CD" w:rsidRPr="001A094C">
          <w:t xml:space="preserve"> </w:t>
        </w:r>
      </w:ins>
    </w:p>
    <w:p w14:paraId="1988E378" w14:textId="77777777" w:rsidR="00AD0C6C" w:rsidRPr="001A094C" w:rsidRDefault="00AD0C6C" w:rsidP="00AD0C6C">
      <w:pPr>
        <w:pStyle w:val="Titre2"/>
        <w:rPr>
          <w:ins w:id="61" w:author="MORIE MAHO WIELFRID" w:date="2025-07-01T09:26:00Z"/>
        </w:rPr>
      </w:pPr>
    </w:p>
    <w:p w14:paraId="5C8CA012" w14:textId="77777777" w:rsidR="000E2C38" w:rsidRPr="001A094C" w:rsidRDefault="000862CD" w:rsidP="00AC4937">
      <w:pPr>
        <w:spacing w:line="360" w:lineRule="auto"/>
        <w:jc w:val="both"/>
        <w:rPr>
          <w:rFonts w:ascii="Times New Roman" w:hAnsi="Times New Roman" w:cs="Times New Roman"/>
          <w:color w:val="000000" w:themeColor="text1"/>
          <w:sz w:val="28"/>
          <w:szCs w:val="28"/>
        </w:rPr>
      </w:pPr>
      <w:ins w:id="62" w:author="MORIE MAHO WIELFRID" w:date="2025-07-01T09:26:00Z">
        <w:r w:rsidRPr="001A094C">
          <w:rPr>
            <w:rFonts w:ascii="Times New Roman" w:hAnsi="Times New Roman" w:cs="Times New Roman"/>
            <w:color w:val="000000" w:themeColor="text1"/>
            <w:sz w:val="28"/>
            <w:szCs w:val="28"/>
          </w:rPr>
          <w:t xml:space="preserve">En Côte d’Ivoire, plusieurs universités abritent des écoles doctorales couvrant des champs disciplinaires variés. </w:t>
        </w:r>
      </w:ins>
    </w:p>
    <w:p w14:paraId="34F95A27" w14:textId="6A472AC0" w:rsidR="000E2C38" w:rsidRPr="001A094C" w:rsidRDefault="000862CD" w:rsidP="006B3517">
      <w:pPr>
        <w:spacing w:line="360" w:lineRule="auto"/>
        <w:jc w:val="both"/>
        <w:rPr>
          <w:rFonts w:ascii="Times New Roman" w:hAnsi="Times New Roman" w:cs="Times New Roman"/>
          <w:color w:val="000000" w:themeColor="text1"/>
          <w:sz w:val="28"/>
          <w:szCs w:val="28"/>
        </w:rPr>
      </w:pPr>
      <w:ins w:id="63" w:author="MORIE MAHO WIELFRID" w:date="2025-07-01T09:26:00Z">
        <w:r w:rsidRPr="001A094C">
          <w:rPr>
            <w:rFonts w:ascii="Times New Roman" w:hAnsi="Times New Roman" w:cs="Times New Roman"/>
            <w:color w:val="000000" w:themeColor="text1"/>
            <w:sz w:val="28"/>
            <w:szCs w:val="28"/>
          </w:rPr>
          <w:t>À l’Université Jean Lorougnon Guédé (</w:t>
        </w:r>
        <w:proofErr w:type="spellStart"/>
        <w:r w:rsidRPr="001A094C">
          <w:rPr>
            <w:rFonts w:ascii="Times New Roman" w:hAnsi="Times New Roman" w:cs="Times New Roman"/>
            <w:color w:val="000000" w:themeColor="text1"/>
            <w:sz w:val="28"/>
            <w:szCs w:val="28"/>
          </w:rPr>
          <w:t>UJLoG</w:t>
        </w:r>
        <w:proofErr w:type="spellEnd"/>
        <w:r w:rsidRPr="001A094C">
          <w:rPr>
            <w:rFonts w:ascii="Times New Roman" w:hAnsi="Times New Roman" w:cs="Times New Roman"/>
            <w:color w:val="000000" w:themeColor="text1"/>
            <w:sz w:val="28"/>
            <w:szCs w:val="28"/>
          </w:rPr>
          <w:t>), la Formation Doctorale Agriculture et Environnement Tropical (FD-AET) est spécialisée dans les domaines agro forestier, environnemental, biologique et géo scientifique</w:t>
        </w:r>
      </w:ins>
      <w:r w:rsidR="005E2F77">
        <w:rPr>
          <w:rFonts w:ascii="Times New Roman" w:hAnsi="Times New Roman" w:cs="Times New Roman"/>
          <w:color w:val="000000" w:themeColor="text1"/>
          <w:sz w:val="28"/>
          <w:szCs w:val="28"/>
        </w:rPr>
        <w:t xml:space="preserve"> </w:t>
      </w:r>
      <w:r w:rsidR="005E2F77" w:rsidRPr="001A094C">
        <w:rPr>
          <w:rFonts w:ascii="Times New Roman" w:hAnsi="Times New Roman" w:cs="Times New Roman"/>
          <w:color w:val="000000" w:themeColor="text1"/>
          <w:sz w:val="28"/>
          <w:szCs w:val="28"/>
        </w:rPr>
        <w:t>[</w:t>
      </w:r>
      <w:r w:rsidR="005E2F77">
        <w:rPr>
          <w:rFonts w:ascii="Times New Roman" w:hAnsi="Times New Roman" w:cs="Times New Roman"/>
          <w:color w:val="000000" w:themeColor="text1"/>
          <w:sz w:val="28"/>
          <w:szCs w:val="28"/>
        </w:rPr>
        <w:t>1</w:t>
      </w:r>
      <w:r w:rsidR="005E2F77" w:rsidRPr="001A094C">
        <w:rPr>
          <w:rFonts w:ascii="Times New Roman" w:hAnsi="Times New Roman" w:cs="Times New Roman"/>
          <w:color w:val="000000" w:themeColor="text1"/>
          <w:sz w:val="28"/>
          <w:szCs w:val="28"/>
        </w:rPr>
        <w:t>]</w:t>
      </w:r>
      <w:ins w:id="64" w:author="MORIE MAHO WIELFRID" w:date="2025-07-01T09:26:00Z">
        <w:r w:rsidRPr="001A094C">
          <w:rPr>
            <w:rFonts w:ascii="Times New Roman" w:hAnsi="Times New Roman" w:cs="Times New Roman"/>
            <w:color w:val="000000" w:themeColor="text1"/>
            <w:sz w:val="28"/>
            <w:szCs w:val="28"/>
          </w:rPr>
          <w:t>.</w:t>
        </w:r>
      </w:ins>
    </w:p>
    <w:p w14:paraId="4B4845EB" w14:textId="578A6E98" w:rsidR="006B3517" w:rsidRPr="001A094C" w:rsidRDefault="000862CD" w:rsidP="006B3517">
      <w:pPr>
        <w:spacing w:line="360" w:lineRule="auto"/>
        <w:jc w:val="both"/>
        <w:rPr>
          <w:rFonts w:ascii="Times New Roman" w:hAnsi="Times New Roman" w:cs="Times New Roman"/>
          <w:color w:val="000000" w:themeColor="text1"/>
          <w:sz w:val="28"/>
          <w:szCs w:val="28"/>
        </w:rPr>
      </w:pPr>
      <w:ins w:id="65" w:author="MORIE MAHO WIELFRID" w:date="2025-07-01T09:26:00Z">
        <w:r w:rsidRPr="001A094C">
          <w:rPr>
            <w:rFonts w:ascii="Times New Roman" w:hAnsi="Times New Roman" w:cs="Times New Roman"/>
            <w:color w:val="000000" w:themeColor="text1"/>
            <w:sz w:val="28"/>
            <w:szCs w:val="28"/>
          </w:rPr>
          <w:t xml:space="preserve"> L’Université Félix Houphouët</w:t>
        </w:r>
        <w:r w:rsidRPr="001A094C">
          <w:rPr>
            <w:rFonts w:ascii="Times New Roman" w:hAnsi="Times New Roman" w:cs="Times New Roman"/>
            <w:color w:val="000000" w:themeColor="text1"/>
            <w:sz w:val="28"/>
            <w:szCs w:val="28"/>
          </w:rPr>
          <w:noBreakHyphen/>
          <w:t>Boigny (UFHB) propose plusieurs écoles doctorales : ED</w:t>
        </w:r>
        <w:r w:rsidRPr="001A094C">
          <w:rPr>
            <w:rFonts w:ascii="Times New Roman" w:hAnsi="Times New Roman" w:cs="Times New Roman"/>
            <w:color w:val="000000" w:themeColor="text1"/>
            <w:sz w:val="28"/>
            <w:szCs w:val="28"/>
          </w:rPr>
          <w:noBreakHyphen/>
          <w:t>BES (Biologie</w:t>
        </w:r>
        <w:r w:rsidRPr="001A094C">
          <w:rPr>
            <w:rFonts w:ascii="Times New Roman" w:hAnsi="Times New Roman" w:cs="Times New Roman"/>
            <w:color w:val="000000" w:themeColor="text1"/>
            <w:sz w:val="28"/>
            <w:szCs w:val="28"/>
          </w:rPr>
          <w:noBreakHyphen/>
          <w:t>Environnement</w:t>
        </w:r>
        <w:r w:rsidRPr="001A094C">
          <w:rPr>
            <w:rFonts w:ascii="Times New Roman" w:hAnsi="Times New Roman" w:cs="Times New Roman"/>
            <w:color w:val="000000" w:themeColor="text1"/>
            <w:sz w:val="28"/>
            <w:szCs w:val="28"/>
          </w:rPr>
          <w:noBreakHyphen/>
          <w:t>Santé), orientée vers la biologie, la santé publique, la nutrition, l’urbanisation et la démographie ; SCALL (Sociétés, Communication, Arts, Lettres et Langues), qui couvre les sciences humaines, la criminologie, la philosophie, la linguistique et les arts ; ED-SJPG (Sciences Économiques, Juridiques, Politiques et de Gestion), qui regroupe les disciplines du droit (public, privé, international), de l’économie, de la gestion, du marketing et de la science politique ; et ED</w:t>
        </w:r>
        <w:r w:rsidRPr="001A094C">
          <w:rPr>
            <w:rFonts w:ascii="Times New Roman" w:hAnsi="Times New Roman" w:cs="Times New Roman"/>
            <w:color w:val="000000" w:themeColor="text1"/>
            <w:sz w:val="28"/>
            <w:szCs w:val="28"/>
          </w:rPr>
          <w:noBreakHyphen/>
          <w:t>STAD (Sciences, Technologie et Agriculture Durable), axée sur la géologie, l’hydrogéologie, la télédétection, les sciences des matériaux, l’informatique (réseaux, bases de données, bio-informatique), les énergies, l’agriculture durable et l’environnement</w:t>
        </w:r>
      </w:ins>
      <w:r w:rsidR="005E2F77" w:rsidRPr="001A094C">
        <w:rPr>
          <w:rFonts w:ascii="Times New Roman" w:hAnsi="Times New Roman" w:cs="Times New Roman"/>
          <w:bCs/>
          <w:sz w:val="28"/>
          <w:szCs w:val="28"/>
        </w:rPr>
        <w:t>[</w:t>
      </w:r>
      <w:r w:rsidR="005E2F77">
        <w:rPr>
          <w:rFonts w:ascii="Times New Roman" w:hAnsi="Times New Roman" w:cs="Times New Roman"/>
          <w:bCs/>
          <w:sz w:val="28"/>
          <w:szCs w:val="28"/>
        </w:rPr>
        <w:t>2</w:t>
      </w:r>
      <w:r w:rsidR="005E2F77" w:rsidRPr="001A094C">
        <w:rPr>
          <w:rFonts w:ascii="Times New Roman" w:hAnsi="Times New Roman" w:cs="Times New Roman"/>
          <w:bCs/>
          <w:sz w:val="28"/>
          <w:szCs w:val="28"/>
        </w:rPr>
        <w:t>]</w:t>
      </w:r>
      <w:ins w:id="66" w:author="MORIE MAHO WIELFRID" w:date="2025-07-01T09:26:00Z">
        <w:r w:rsidRPr="001A094C">
          <w:rPr>
            <w:rFonts w:ascii="Times New Roman" w:hAnsi="Times New Roman" w:cs="Times New Roman"/>
            <w:color w:val="000000" w:themeColor="text1"/>
            <w:sz w:val="28"/>
            <w:szCs w:val="28"/>
          </w:rPr>
          <w:t>.</w:t>
        </w:r>
      </w:ins>
    </w:p>
    <w:p w14:paraId="41BDFCDA" w14:textId="0F63BA0A" w:rsidR="006B3517" w:rsidRPr="001A094C" w:rsidRDefault="000862CD" w:rsidP="006B3517">
      <w:pPr>
        <w:spacing w:line="360" w:lineRule="auto"/>
        <w:jc w:val="both"/>
        <w:rPr>
          <w:rFonts w:ascii="Times New Roman" w:hAnsi="Times New Roman" w:cs="Times New Roman"/>
          <w:color w:val="000000" w:themeColor="text1"/>
          <w:sz w:val="28"/>
          <w:szCs w:val="28"/>
        </w:rPr>
      </w:pPr>
      <w:ins w:id="67" w:author="MORIE MAHO WIELFRID" w:date="2025-07-01T09:26:00Z">
        <w:r w:rsidRPr="001A094C">
          <w:rPr>
            <w:rFonts w:ascii="Times New Roman" w:hAnsi="Times New Roman" w:cs="Times New Roman"/>
            <w:color w:val="000000" w:themeColor="text1"/>
            <w:sz w:val="28"/>
            <w:szCs w:val="28"/>
          </w:rPr>
          <w:t xml:space="preserve"> À l’Institut National Polytechnique Félix Houphouët</w:t>
        </w:r>
        <w:r w:rsidRPr="001A094C">
          <w:rPr>
            <w:rFonts w:ascii="Times New Roman" w:hAnsi="Times New Roman" w:cs="Times New Roman"/>
            <w:color w:val="000000" w:themeColor="text1"/>
            <w:sz w:val="28"/>
            <w:szCs w:val="28"/>
          </w:rPr>
          <w:noBreakHyphen/>
          <w:t>Boigny (INP-HB), l’École Doctorale Polytechnique (EDP) regroupe trois pôles : les sciences et technologies (génie civil, électronique, mécanique, matériaux), les sciences agronomiques, et les sciences économiques et de gestion</w:t>
        </w:r>
      </w:ins>
      <w:r w:rsidR="0090792D">
        <w:rPr>
          <w:rFonts w:ascii="Times New Roman" w:hAnsi="Times New Roman" w:cs="Times New Roman"/>
          <w:color w:val="000000" w:themeColor="text1"/>
          <w:sz w:val="28"/>
          <w:szCs w:val="28"/>
        </w:rPr>
        <w:t xml:space="preserve"> </w:t>
      </w:r>
      <w:r w:rsidR="0090792D" w:rsidRPr="001A094C">
        <w:rPr>
          <w:rFonts w:ascii="Times New Roman" w:hAnsi="Times New Roman" w:cs="Times New Roman"/>
          <w:bCs/>
          <w:sz w:val="28"/>
          <w:szCs w:val="28"/>
        </w:rPr>
        <w:t>[</w:t>
      </w:r>
      <w:r w:rsidR="0090792D">
        <w:rPr>
          <w:rFonts w:ascii="Times New Roman" w:hAnsi="Times New Roman" w:cs="Times New Roman"/>
          <w:bCs/>
          <w:sz w:val="28"/>
          <w:szCs w:val="28"/>
        </w:rPr>
        <w:t>3</w:t>
      </w:r>
      <w:r w:rsidR="0090792D" w:rsidRPr="001A094C">
        <w:rPr>
          <w:rFonts w:ascii="Times New Roman" w:hAnsi="Times New Roman" w:cs="Times New Roman"/>
          <w:bCs/>
          <w:sz w:val="28"/>
          <w:szCs w:val="28"/>
        </w:rPr>
        <w:t>]</w:t>
      </w:r>
      <w:ins w:id="68" w:author="MORIE MAHO WIELFRID" w:date="2025-07-01T09:26:00Z">
        <w:r w:rsidRPr="001A094C">
          <w:rPr>
            <w:rFonts w:ascii="Times New Roman" w:hAnsi="Times New Roman" w:cs="Times New Roman"/>
            <w:color w:val="000000" w:themeColor="text1"/>
            <w:sz w:val="28"/>
            <w:szCs w:val="28"/>
          </w:rPr>
          <w:t xml:space="preserve">. </w:t>
        </w:r>
      </w:ins>
    </w:p>
    <w:p w14:paraId="1E3E1F84" w14:textId="417EBEF2" w:rsidR="0054590B" w:rsidRDefault="000862CD" w:rsidP="00CD2BA1">
      <w:pPr>
        <w:spacing w:line="360" w:lineRule="auto"/>
        <w:jc w:val="both"/>
        <w:rPr>
          <w:rFonts w:ascii="Times New Roman" w:hAnsi="Times New Roman" w:cs="Times New Roman"/>
          <w:color w:val="000000" w:themeColor="text1"/>
          <w:sz w:val="28"/>
          <w:szCs w:val="28"/>
        </w:rPr>
      </w:pPr>
      <w:ins w:id="69" w:author="MORIE MAHO WIELFRID" w:date="2025-07-01T09:26:00Z">
        <w:r w:rsidRPr="001A094C">
          <w:rPr>
            <w:rFonts w:ascii="Times New Roman" w:hAnsi="Times New Roman" w:cs="Times New Roman"/>
            <w:color w:val="000000" w:themeColor="text1"/>
            <w:sz w:val="28"/>
            <w:szCs w:val="28"/>
          </w:rPr>
          <w:lastRenderedPageBreak/>
          <w:t>Enfin, l’Université Nangui Abrogoua (UNA) dispose de l’École Doctorale Sciences, Technologie et Environnement (ED</w:t>
        </w:r>
        <w:r w:rsidRPr="001A094C">
          <w:rPr>
            <w:rFonts w:ascii="Times New Roman" w:hAnsi="Times New Roman" w:cs="Times New Roman"/>
            <w:color w:val="000000" w:themeColor="text1"/>
            <w:sz w:val="28"/>
            <w:szCs w:val="28"/>
          </w:rPr>
          <w:noBreakHyphen/>
          <w:t>STE) structurée autour de trois grands axes : les sciences fondamentales (mathématiques, physique, chimie, informatique, bio-informatique), les sciences de la nature (hydrologie, climat, déchets, agroécologie) et les technologies (matériaux, énergie, télécommunications)</w:t>
        </w:r>
      </w:ins>
      <w:r w:rsidR="00B04A7C">
        <w:rPr>
          <w:rFonts w:ascii="Times New Roman" w:hAnsi="Times New Roman" w:cs="Times New Roman"/>
          <w:color w:val="000000" w:themeColor="text1"/>
          <w:sz w:val="28"/>
          <w:szCs w:val="28"/>
        </w:rPr>
        <w:t xml:space="preserve"> </w:t>
      </w:r>
      <w:r w:rsidR="00B04A7C" w:rsidRPr="001A094C">
        <w:rPr>
          <w:rFonts w:ascii="Times New Roman" w:hAnsi="Times New Roman" w:cs="Times New Roman"/>
          <w:bCs/>
          <w:sz w:val="28"/>
          <w:szCs w:val="28"/>
        </w:rPr>
        <w:t>[</w:t>
      </w:r>
      <w:r w:rsidR="00B04A7C">
        <w:rPr>
          <w:rFonts w:ascii="Times New Roman" w:hAnsi="Times New Roman" w:cs="Times New Roman"/>
          <w:bCs/>
          <w:sz w:val="28"/>
          <w:szCs w:val="28"/>
        </w:rPr>
        <w:t>4</w:t>
      </w:r>
      <w:r w:rsidR="00B04A7C" w:rsidRPr="001A094C">
        <w:rPr>
          <w:rFonts w:ascii="Times New Roman" w:hAnsi="Times New Roman" w:cs="Times New Roman"/>
          <w:bCs/>
          <w:sz w:val="28"/>
          <w:szCs w:val="28"/>
        </w:rPr>
        <w:t>]</w:t>
      </w:r>
      <w:ins w:id="70" w:author="MORIE MAHO WIELFRID" w:date="2025-07-01T09:26:00Z">
        <w:r w:rsidRPr="001A094C">
          <w:rPr>
            <w:rFonts w:ascii="Times New Roman" w:hAnsi="Times New Roman" w:cs="Times New Roman"/>
            <w:color w:val="000000" w:themeColor="text1"/>
            <w:sz w:val="28"/>
            <w:szCs w:val="28"/>
          </w:rPr>
          <w:t>.</w:t>
        </w:r>
      </w:ins>
    </w:p>
    <w:p w14:paraId="5C4959A6" w14:textId="77777777" w:rsidR="00727294" w:rsidRPr="00CD2BA1" w:rsidRDefault="00727294" w:rsidP="00CD2BA1">
      <w:pPr>
        <w:spacing w:line="360" w:lineRule="auto"/>
        <w:jc w:val="both"/>
        <w:rPr>
          <w:rFonts w:ascii="Times New Roman" w:hAnsi="Times New Roman" w:cs="Times New Roman"/>
          <w:color w:val="000000" w:themeColor="text1"/>
          <w:sz w:val="28"/>
          <w:szCs w:val="28"/>
        </w:rPr>
      </w:pPr>
    </w:p>
    <w:p w14:paraId="504BD6B4" w14:textId="2DE5A2CF" w:rsidR="002F4839" w:rsidRPr="001A094C" w:rsidRDefault="002F4839" w:rsidP="00BA2645">
      <w:pPr>
        <w:pStyle w:val="Titre3"/>
      </w:pPr>
      <w:bookmarkStart w:id="71" w:name="_Toc202538625"/>
      <w:bookmarkStart w:id="72" w:name="_Toc202677471"/>
      <w:bookmarkStart w:id="73" w:name="_Toc202679124"/>
      <w:bookmarkStart w:id="74" w:name="_Toc202769852"/>
      <w:bookmarkStart w:id="75" w:name="_Toc202771389"/>
      <w:bookmarkStart w:id="76" w:name="_Toc202972566"/>
      <w:bookmarkStart w:id="77" w:name="_Toc202972956"/>
      <w:bookmarkStart w:id="78" w:name="_Toc202973309"/>
      <w:r w:rsidRPr="001A094C">
        <w:t>1.1.</w:t>
      </w:r>
      <w:ins w:id="79" w:author="MORIE MAHO WIELFRID" w:date="2025-07-01T09:49:00Z">
        <w:r w:rsidR="000C377C" w:rsidRPr="001A094C">
          <w:t>2</w:t>
        </w:r>
      </w:ins>
      <w:del w:id="80" w:author="MORIE MAHO WIELFRID" w:date="2025-07-01T09:49:00Z">
        <w:r w:rsidRPr="001A094C" w:rsidDel="000C377C">
          <w:delText>1</w:delText>
        </w:r>
      </w:del>
      <w:r w:rsidRPr="001A094C">
        <w:tab/>
        <w:t>Inscription des thèses</w:t>
      </w:r>
      <w:bookmarkEnd w:id="71"/>
      <w:bookmarkEnd w:id="72"/>
      <w:bookmarkEnd w:id="73"/>
      <w:bookmarkEnd w:id="74"/>
      <w:bookmarkEnd w:id="75"/>
      <w:bookmarkEnd w:id="76"/>
      <w:bookmarkEnd w:id="77"/>
      <w:bookmarkEnd w:id="78"/>
    </w:p>
    <w:p w14:paraId="5DA3B1FE" w14:textId="77777777" w:rsidR="00AD0C6C" w:rsidRPr="001A094C" w:rsidRDefault="00AD0C6C" w:rsidP="00AD0C6C"/>
    <w:p w14:paraId="0878A9BC" w14:textId="7747D68A" w:rsidR="00C20BE7" w:rsidRPr="001A094C" w:rsidDel="000862CD" w:rsidRDefault="00C20BE7" w:rsidP="00E7259B">
      <w:pPr>
        <w:spacing w:line="360" w:lineRule="auto"/>
        <w:jc w:val="both"/>
        <w:rPr>
          <w:del w:id="81" w:author="MORIE MAHO WIELFRID" w:date="2025-07-01T09:28:00Z"/>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Le processus d’inscription en thèse dans les différentes universités en Côte d’Ivoire </w:t>
      </w:r>
      <w:r w:rsidR="00857A2E">
        <w:rPr>
          <w:rFonts w:ascii="Times New Roman" w:hAnsi="Times New Roman" w:cs="Times New Roman"/>
          <w:color w:val="000000" w:themeColor="text1"/>
          <w:sz w:val="28"/>
          <w:szCs w:val="28"/>
        </w:rPr>
        <w:t>es</w:t>
      </w:r>
      <w:r w:rsidRPr="001A094C">
        <w:rPr>
          <w:rFonts w:ascii="Times New Roman" w:hAnsi="Times New Roman" w:cs="Times New Roman"/>
          <w:color w:val="000000" w:themeColor="text1"/>
          <w:sz w:val="28"/>
          <w:szCs w:val="28"/>
        </w:rPr>
        <w:t>t généralement similaire. </w:t>
      </w:r>
    </w:p>
    <w:p w14:paraId="72585BCF" w14:textId="1AC623F1" w:rsidR="00CD2BA1" w:rsidRDefault="00EC74C4"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G</w:t>
      </w:r>
      <w:r w:rsidR="00C20BE7" w:rsidRPr="001A094C">
        <w:rPr>
          <w:rFonts w:ascii="Times New Roman" w:hAnsi="Times New Roman" w:cs="Times New Roman"/>
          <w:color w:val="000000" w:themeColor="text1"/>
          <w:sz w:val="28"/>
          <w:szCs w:val="28"/>
        </w:rPr>
        <w:t>énéralement structuré autour d’une démarche en trois étapes : validation scientifique, constitution du dossier, puis inscription administrative. Dans toutes les universités ivoiriennes, le point de départ est l’obtention de l’accord d’un directeur de thèse habilité, sur la base d’un projet de recherche détaillé. Le candidat constitue ensuite un dossier comprenant, selon l’université, un formulaire de préinscription, un CV, des copies certifiées des diplômes (notamment le Master), une lettre de motivation, et l’accord écrit du directeur de thèse. À l’UNA, ce processus est encadré par une charte de thèse spécifique et validé par la commission scientifique de l’École Doctorale des Sciences, Technologie et Environnement (ED-STE)</w:t>
      </w:r>
      <w:r w:rsidR="00E62887">
        <w:rPr>
          <w:rFonts w:ascii="Times New Roman" w:hAnsi="Times New Roman" w:cs="Times New Roman"/>
          <w:color w:val="000000" w:themeColor="text1"/>
          <w:sz w:val="28"/>
          <w:szCs w:val="28"/>
        </w:rPr>
        <w:t xml:space="preserve"> </w:t>
      </w:r>
      <w:r w:rsidR="00E62887" w:rsidRPr="001A094C">
        <w:rPr>
          <w:rFonts w:ascii="Times New Roman" w:hAnsi="Times New Roman" w:cs="Times New Roman"/>
          <w:bCs/>
          <w:sz w:val="28"/>
          <w:szCs w:val="28"/>
        </w:rPr>
        <w:t>[</w:t>
      </w:r>
      <w:r w:rsidR="00E62887">
        <w:rPr>
          <w:rFonts w:ascii="Times New Roman" w:hAnsi="Times New Roman" w:cs="Times New Roman"/>
          <w:bCs/>
          <w:sz w:val="28"/>
          <w:szCs w:val="28"/>
        </w:rPr>
        <w:t>5</w:t>
      </w:r>
      <w:r w:rsidR="00E62887" w:rsidRPr="001A094C">
        <w:rPr>
          <w:rFonts w:ascii="Times New Roman" w:hAnsi="Times New Roman" w:cs="Times New Roman"/>
          <w:bCs/>
          <w:sz w:val="28"/>
          <w:szCs w:val="28"/>
        </w:rPr>
        <w:t>]</w:t>
      </w:r>
      <w:r w:rsidR="00C20BE7" w:rsidRPr="001A094C">
        <w:rPr>
          <w:rFonts w:ascii="Times New Roman" w:hAnsi="Times New Roman" w:cs="Times New Roman"/>
          <w:color w:val="000000" w:themeColor="text1"/>
          <w:sz w:val="28"/>
          <w:szCs w:val="28"/>
        </w:rPr>
        <w:t>. À l’UFHB, l’inscription exige six exemplaires d’un formulaire d’inscription détaillé, signés successivement par tous les encadreurs et responsables de l’École Doctorale avant dépôt à la scolarité centrale. À l’INP-HB, une particularité notable réside dans l’usage obligatoire d’une plateforme numérique pour initier l’inscription via un code personnel envoyé par mail, suivi du téléchargement, de la signature et de la diffusion en six exemplaires de plusieurs chartes et attestations (dont celles sur la codirection et l’</w:t>
      </w:r>
      <w:proofErr w:type="spellStart"/>
      <w:r w:rsidR="00C20BE7" w:rsidRPr="001A094C">
        <w:rPr>
          <w:rFonts w:ascii="Times New Roman" w:hAnsi="Times New Roman" w:cs="Times New Roman"/>
          <w:color w:val="000000" w:themeColor="text1"/>
          <w:sz w:val="28"/>
          <w:szCs w:val="28"/>
        </w:rPr>
        <w:t>antiplagiat</w:t>
      </w:r>
      <w:proofErr w:type="spellEnd"/>
      <w:r w:rsidR="00C20BE7" w:rsidRPr="001A094C">
        <w:rPr>
          <w:rFonts w:ascii="Times New Roman" w:hAnsi="Times New Roman" w:cs="Times New Roman"/>
          <w:color w:val="000000" w:themeColor="text1"/>
          <w:sz w:val="28"/>
          <w:szCs w:val="28"/>
        </w:rPr>
        <w:t>)</w:t>
      </w:r>
      <w:r w:rsidR="0011477A">
        <w:rPr>
          <w:rFonts w:ascii="Times New Roman" w:hAnsi="Times New Roman" w:cs="Times New Roman"/>
          <w:color w:val="000000" w:themeColor="text1"/>
          <w:sz w:val="28"/>
          <w:szCs w:val="28"/>
        </w:rPr>
        <w:t xml:space="preserve"> </w:t>
      </w:r>
      <w:r w:rsidR="0011477A" w:rsidRPr="001A094C">
        <w:rPr>
          <w:rFonts w:ascii="Times New Roman" w:hAnsi="Times New Roman" w:cs="Times New Roman"/>
          <w:bCs/>
          <w:sz w:val="28"/>
          <w:szCs w:val="28"/>
        </w:rPr>
        <w:t>[</w:t>
      </w:r>
      <w:r w:rsidR="0011477A">
        <w:rPr>
          <w:rFonts w:ascii="Times New Roman" w:hAnsi="Times New Roman" w:cs="Times New Roman"/>
          <w:bCs/>
          <w:sz w:val="28"/>
          <w:szCs w:val="28"/>
        </w:rPr>
        <w:t>3</w:t>
      </w:r>
      <w:r w:rsidR="0011477A" w:rsidRPr="001A094C">
        <w:rPr>
          <w:rFonts w:ascii="Times New Roman" w:hAnsi="Times New Roman" w:cs="Times New Roman"/>
          <w:bCs/>
          <w:sz w:val="28"/>
          <w:szCs w:val="28"/>
        </w:rPr>
        <w:t>]</w:t>
      </w:r>
      <w:r w:rsidR="00C20BE7" w:rsidRPr="001A094C">
        <w:rPr>
          <w:rFonts w:ascii="Times New Roman" w:hAnsi="Times New Roman" w:cs="Times New Roman"/>
          <w:color w:val="000000" w:themeColor="text1"/>
          <w:sz w:val="28"/>
          <w:szCs w:val="28"/>
        </w:rPr>
        <w:t xml:space="preserve">. Dans tous les cas, l’inscription est annuelle et </w:t>
      </w:r>
      <w:r w:rsidR="00C20BE7" w:rsidRPr="001A094C">
        <w:rPr>
          <w:rFonts w:ascii="Times New Roman" w:hAnsi="Times New Roman" w:cs="Times New Roman"/>
          <w:color w:val="000000" w:themeColor="text1"/>
          <w:sz w:val="28"/>
          <w:szCs w:val="28"/>
        </w:rPr>
        <w:lastRenderedPageBreak/>
        <w:t>soumise au dépôt d’un rapport d’avancement scientifique validé par le directeur de thèse et le comité de suivi de thèse.</w:t>
      </w:r>
    </w:p>
    <w:p w14:paraId="213445CD" w14:textId="77777777" w:rsidR="00AC4937" w:rsidRPr="001A094C" w:rsidRDefault="00AC4937" w:rsidP="00E7259B">
      <w:pPr>
        <w:spacing w:line="360" w:lineRule="auto"/>
        <w:jc w:val="both"/>
        <w:rPr>
          <w:rFonts w:ascii="Times New Roman" w:hAnsi="Times New Roman" w:cs="Times New Roman"/>
          <w:color w:val="000000" w:themeColor="text1"/>
          <w:sz w:val="28"/>
          <w:szCs w:val="28"/>
        </w:rPr>
      </w:pPr>
    </w:p>
    <w:p w14:paraId="6B5B3308" w14:textId="1CC2F043" w:rsidR="00300BF4" w:rsidRPr="001A094C" w:rsidRDefault="00300BF4" w:rsidP="00765205">
      <w:pPr>
        <w:pStyle w:val="Titre3"/>
        <w:rPr>
          <w:lang w:eastAsia="fr-FR"/>
        </w:rPr>
      </w:pPr>
      <w:bookmarkStart w:id="82" w:name="_Toc202538626"/>
      <w:bookmarkStart w:id="83" w:name="_Toc202677472"/>
      <w:bookmarkStart w:id="84" w:name="_Toc202679125"/>
      <w:bookmarkStart w:id="85" w:name="_Toc202769853"/>
      <w:bookmarkStart w:id="86" w:name="_Toc202771390"/>
      <w:bookmarkStart w:id="87" w:name="_Toc202972567"/>
      <w:bookmarkStart w:id="88" w:name="_Toc202972957"/>
      <w:bookmarkStart w:id="89" w:name="_Toc202973310"/>
      <w:r w:rsidRPr="001A094C">
        <w:rPr>
          <w:lang w:eastAsia="fr-FR"/>
        </w:rPr>
        <w:t>1.1.</w:t>
      </w:r>
      <w:ins w:id="90" w:author="MORIE MAHO WIELFRID" w:date="2025-07-01T09:49:00Z">
        <w:r w:rsidR="000C377C" w:rsidRPr="001A094C">
          <w:rPr>
            <w:lang w:eastAsia="fr-FR"/>
          </w:rPr>
          <w:t>3</w:t>
        </w:r>
      </w:ins>
      <w:r w:rsidR="00EC74C4" w:rsidRPr="001A094C">
        <w:rPr>
          <w:lang w:eastAsia="fr-FR"/>
        </w:rPr>
        <w:t xml:space="preserve"> </w:t>
      </w:r>
      <w:ins w:id="91" w:author="MORIE MAHO WIELFRID" w:date="2025-07-01T09:26:00Z">
        <w:r w:rsidR="000862CD" w:rsidRPr="001A094C">
          <w:rPr>
            <w:lang w:eastAsia="fr-FR"/>
          </w:rPr>
          <w:t xml:space="preserve">Visibilité </w:t>
        </w:r>
      </w:ins>
      <w:r w:rsidRPr="001A094C">
        <w:rPr>
          <w:lang w:eastAsia="fr-FR"/>
        </w:rPr>
        <w:t>des travaux de thèses</w:t>
      </w:r>
      <w:bookmarkEnd w:id="82"/>
      <w:bookmarkEnd w:id="83"/>
      <w:bookmarkEnd w:id="84"/>
      <w:bookmarkEnd w:id="85"/>
      <w:bookmarkEnd w:id="86"/>
      <w:bookmarkEnd w:id="87"/>
      <w:bookmarkEnd w:id="88"/>
      <w:bookmarkEnd w:id="89"/>
    </w:p>
    <w:p w14:paraId="7D87EA71" w14:textId="77777777" w:rsidR="00AD0C6C" w:rsidRPr="001A094C" w:rsidRDefault="00AD0C6C" w:rsidP="00AD0C6C">
      <w:pPr>
        <w:rPr>
          <w:lang w:eastAsia="fr-FR"/>
        </w:rPr>
      </w:pPr>
    </w:p>
    <w:p w14:paraId="24C19984" w14:textId="11CE3DBC" w:rsidR="00300BF4" w:rsidRPr="001A094C" w:rsidDel="000862CD" w:rsidRDefault="000862CD" w:rsidP="00E7259B">
      <w:pPr>
        <w:spacing w:line="360" w:lineRule="auto"/>
        <w:jc w:val="both"/>
        <w:rPr>
          <w:del w:id="92" w:author="MORIE MAHO WIELFRID" w:date="2025-07-01T09:24:00Z"/>
          <w:rFonts w:ascii="Times New Roman" w:eastAsia="Times New Roman" w:hAnsi="Times New Roman" w:cs="Times New Roman"/>
          <w:sz w:val="28"/>
          <w:szCs w:val="28"/>
          <w:lang w:eastAsia="fr-FR"/>
        </w:rPr>
      </w:pPr>
      <w:ins w:id="93" w:author="MORIE MAHO WIELFRID" w:date="2025-07-01T09:30:00Z">
        <w:r w:rsidRPr="001A094C">
          <w:rPr>
            <w:rFonts w:ascii="Times New Roman" w:eastAsia="Times New Roman" w:hAnsi="Times New Roman" w:cs="Times New Roman"/>
            <w:sz w:val="28"/>
            <w:szCs w:val="28"/>
            <w:lang w:eastAsia="fr-FR"/>
          </w:rPr>
          <w:t>Des rencontres régulières sont organ</w:t>
        </w:r>
      </w:ins>
      <w:ins w:id="94" w:author="MORIE MAHO WIELFRID" w:date="2025-07-01T09:31:00Z">
        <w:r w:rsidRPr="001A094C">
          <w:rPr>
            <w:rFonts w:ascii="Times New Roman" w:eastAsia="Times New Roman" w:hAnsi="Times New Roman" w:cs="Times New Roman"/>
            <w:sz w:val="28"/>
            <w:szCs w:val="28"/>
            <w:lang w:eastAsia="fr-FR"/>
          </w:rPr>
          <w:t>isées dans les écoles</w:t>
        </w:r>
      </w:ins>
    </w:p>
    <w:p w14:paraId="0A99555C" w14:textId="6B4B5F06" w:rsidR="000862CD" w:rsidRPr="001A094C" w:rsidRDefault="000862CD" w:rsidP="00E7259B">
      <w:pPr>
        <w:spacing w:before="240" w:after="240" w:line="360" w:lineRule="auto"/>
        <w:jc w:val="both"/>
        <w:rPr>
          <w:ins w:id="95" w:author="MORIE MAHO WIELFRID" w:date="2025-07-01T09:38:00Z"/>
          <w:rFonts w:ascii="Times New Roman" w:eastAsia="Times New Roman" w:hAnsi="Times New Roman" w:cs="Times New Roman"/>
          <w:sz w:val="28"/>
          <w:szCs w:val="28"/>
          <w:lang w:eastAsia="fr-FR"/>
        </w:rPr>
      </w:pPr>
      <w:ins w:id="96" w:author="MORIE MAHO WIELFRID" w:date="2025-07-01T09:31:00Z">
        <w:r w:rsidRPr="001A094C">
          <w:rPr>
            <w:rFonts w:ascii="Times New Roman" w:eastAsia="Times New Roman" w:hAnsi="Times New Roman" w:cs="Times New Roman"/>
            <w:sz w:val="28"/>
            <w:szCs w:val="28"/>
            <w:lang w:eastAsia="fr-FR"/>
          </w:rPr>
          <w:t xml:space="preserve"> </w:t>
        </w:r>
      </w:ins>
      <w:r w:rsidR="00150F7A" w:rsidRPr="001A094C">
        <w:rPr>
          <w:rFonts w:ascii="Times New Roman" w:eastAsia="Times New Roman" w:hAnsi="Times New Roman" w:cs="Times New Roman"/>
          <w:sz w:val="28"/>
          <w:szCs w:val="28"/>
          <w:lang w:eastAsia="fr-FR"/>
        </w:rPr>
        <w:t>Doctorales</w:t>
      </w:r>
      <w:ins w:id="97" w:author="MORIE MAHO WIELFRID" w:date="2025-07-01T09:31:00Z">
        <w:r w:rsidRPr="001A094C">
          <w:rPr>
            <w:rFonts w:ascii="Times New Roman" w:eastAsia="Times New Roman" w:hAnsi="Times New Roman" w:cs="Times New Roman"/>
            <w:sz w:val="28"/>
            <w:szCs w:val="28"/>
            <w:lang w:eastAsia="fr-FR"/>
          </w:rPr>
          <w:t xml:space="preserve"> pour </w:t>
        </w:r>
      </w:ins>
      <w:ins w:id="98" w:author="MORIE MAHO WIELFRID" w:date="2025-07-01T09:32:00Z">
        <w:r w:rsidRPr="001A094C">
          <w:rPr>
            <w:rFonts w:ascii="Times New Roman" w:eastAsia="Times New Roman" w:hAnsi="Times New Roman" w:cs="Times New Roman"/>
            <w:sz w:val="28"/>
            <w:szCs w:val="28"/>
            <w:lang w:eastAsia="fr-FR"/>
          </w:rPr>
          <w:t>une exposition</w:t>
        </w:r>
      </w:ins>
      <w:ins w:id="99" w:author="MORIE MAHO WIELFRID" w:date="2025-07-01T09:31:00Z">
        <w:r w:rsidRPr="001A094C">
          <w:rPr>
            <w:rFonts w:ascii="Times New Roman" w:eastAsia="Times New Roman" w:hAnsi="Times New Roman" w:cs="Times New Roman"/>
            <w:sz w:val="28"/>
            <w:szCs w:val="28"/>
            <w:lang w:eastAsia="fr-FR"/>
          </w:rPr>
          <w:t xml:space="preserve"> des travaux de thèses des doctorants. L</w:t>
        </w:r>
      </w:ins>
      <w:ins w:id="100" w:author="MORIE MAHO WIELFRID" w:date="2025-07-01T09:32:00Z">
        <w:r w:rsidRPr="001A094C">
          <w:rPr>
            <w:rFonts w:ascii="Times New Roman" w:eastAsia="Times New Roman" w:hAnsi="Times New Roman" w:cs="Times New Roman"/>
            <w:sz w:val="28"/>
            <w:szCs w:val="28"/>
            <w:lang w:eastAsia="fr-FR"/>
          </w:rPr>
          <w:t xml:space="preserve">es écoles doctorales de l'INPHB organisent annuellement les </w:t>
        </w:r>
      </w:ins>
      <w:r w:rsidR="00150F7A" w:rsidRPr="001A094C">
        <w:rPr>
          <w:rFonts w:ascii="Times New Roman" w:eastAsia="Times New Roman" w:hAnsi="Times New Roman" w:cs="Times New Roman"/>
          <w:sz w:val="28"/>
          <w:szCs w:val="28"/>
          <w:lang w:eastAsia="fr-FR"/>
        </w:rPr>
        <w:t>doctorales</w:t>
      </w:r>
      <w:ins w:id="101" w:author="MORIE MAHO WIELFRID" w:date="2025-07-01T09:34:00Z">
        <w:r w:rsidR="009F27F7" w:rsidRPr="001A094C">
          <w:rPr>
            <w:rFonts w:ascii="Times New Roman" w:eastAsia="Times New Roman" w:hAnsi="Times New Roman" w:cs="Times New Roman"/>
            <w:sz w:val="28"/>
            <w:szCs w:val="28"/>
            <w:lang w:eastAsia="fr-FR"/>
          </w:rPr>
          <w:t xml:space="preserve"> qui constituent une occasion pour les doctorants de travailler en groupes pluridisciplinaires, développer leurs réseaux, valoriser leurs compétences et parfaire leurs projets professionnels</w:t>
        </w:r>
      </w:ins>
      <w:ins w:id="102" w:author="MORIE MAHO WIELFRID" w:date="2025-07-01T09:36:00Z">
        <w:r w:rsidR="009F27F7" w:rsidRPr="001A094C">
          <w:rPr>
            <w:rStyle w:val="Appelnotedebasdep"/>
            <w:rFonts w:ascii="Times New Roman" w:eastAsia="Times New Roman" w:hAnsi="Times New Roman" w:cs="Times New Roman"/>
            <w:sz w:val="28"/>
            <w:szCs w:val="28"/>
            <w:lang w:eastAsia="fr-FR"/>
          </w:rPr>
          <w:footnoteReference w:id="1"/>
        </w:r>
      </w:ins>
      <w:ins w:id="105" w:author="MORIE MAHO WIELFRID" w:date="2025-07-01T09:34:00Z">
        <w:r w:rsidR="009F27F7" w:rsidRPr="001A094C">
          <w:rPr>
            <w:rFonts w:ascii="Times New Roman" w:eastAsia="Times New Roman" w:hAnsi="Times New Roman" w:cs="Times New Roman"/>
            <w:sz w:val="28"/>
            <w:szCs w:val="28"/>
            <w:lang w:eastAsia="fr-FR"/>
          </w:rPr>
          <w:t xml:space="preserve">. On y retrouve des ateliers-projets en équipe, la présentation de travaux de recherches, des </w:t>
        </w:r>
      </w:ins>
      <w:ins w:id="106" w:author="MORIE MAHO WIELFRID" w:date="2025-07-01T09:37:00Z">
        <w:r w:rsidR="009F27F7" w:rsidRPr="001A094C">
          <w:rPr>
            <w:rFonts w:ascii="Times New Roman" w:eastAsia="Times New Roman" w:hAnsi="Times New Roman" w:cs="Times New Roman"/>
            <w:sz w:val="28"/>
            <w:szCs w:val="28"/>
            <w:lang w:eastAsia="fr-FR"/>
          </w:rPr>
          <w:t xml:space="preserve">conférences, des concours, </w:t>
        </w:r>
      </w:ins>
      <w:ins w:id="107" w:author="MORIE MAHO WIELFRID" w:date="2025-07-01T09:34:00Z">
        <w:r w:rsidR="009F27F7" w:rsidRPr="001A094C">
          <w:rPr>
            <w:rFonts w:ascii="Times New Roman" w:eastAsia="Times New Roman" w:hAnsi="Times New Roman" w:cs="Times New Roman"/>
            <w:sz w:val="28"/>
            <w:szCs w:val="28"/>
            <w:lang w:eastAsia="fr-FR"/>
          </w:rPr>
          <w:t>etc.</w:t>
        </w:r>
      </w:ins>
    </w:p>
    <w:p w14:paraId="7E396BA6" w14:textId="7B810FF7" w:rsidR="009F27F7" w:rsidRPr="001A094C" w:rsidRDefault="009F27F7" w:rsidP="00E7259B">
      <w:pPr>
        <w:spacing w:before="240" w:after="240" w:line="360" w:lineRule="auto"/>
        <w:jc w:val="both"/>
        <w:rPr>
          <w:ins w:id="108" w:author="MORIE MAHO WIELFRID" w:date="2025-07-01T09:42:00Z"/>
          <w:rFonts w:ascii="Times New Roman" w:eastAsia="Times New Roman" w:hAnsi="Times New Roman" w:cs="Times New Roman"/>
          <w:sz w:val="28"/>
          <w:szCs w:val="28"/>
          <w:lang w:eastAsia="fr-FR"/>
        </w:rPr>
      </w:pPr>
      <w:ins w:id="109" w:author="MORIE MAHO WIELFRID" w:date="2025-07-01T09:38:00Z">
        <w:r w:rsidRPr="001A094C">
          <w:rPr>
            <w:rFonts w:ascii="Times New Roman" w:eastAsia="Times New Roman" w:hAnsi="Times New Roman" w:cs="Times New Roman"/>
            <w:sz w:val="28"/>
            <w:szCs w:val="28"/>
            <w:lang w:eastAsia="fr-FR"/>
          </w:rPr>
          <w:t xml:space="preserve">Nous avons également des comités de thèse qui constituent </w:t>
        </w:r>
      </w:ins>
      <w:ins w:id="110" w:author="MORIE MAHO WIELFRID" w:date="2025-07-01T09:39:00Z">
        <w:r w:rsidRPr="001A094C">
          <w:rPr>
            <w:rFonts w:ascii="Times New Roman" w:eastAsia="Times New Roman" w:hAnsi="Times New Roman" w:cs="Times New Roman"/>
            <w:sz w:val="28"/>
            <w:szCs w:val="28"/>
            <w:lang w:eastAsia="fr-FR"/>
          </w:rPr>
          <w:t>une évaluation annuelle</w:t>
        </w:r>
      </w:ins>
      <w:ins w:id="111" w:author="MORIE MAHO WIELFRID" w:date="2025-07-01T09:38:00Z">
        <w:r w:rsidRPr="001A094C">
          <w:rPr>
            <w:rFonts w:ascii="Times New Roman" w:eastAsia="Times New Roman" w:hAnsi="Times New Roman" w:cs="Times New Roman"/>
            <w:sz w:val="28"/>
            <w:szCs w:val="28"/>
            <w:lang w:eastAsia="fr-FR"/>
          </w:rPr>
          <w:t xml:space="preserve"> des avancées dans la thèse. </w:t>
        </w:r>
      </w:ins>
      <w:ins w:id="112" w:author="MORIE MAHO WIELFRID" w:date="2025-07-01T09:39:00Z">
        <w:r w:rsidRPr="001A094C">
          <w:rPr>
            <w:rFonts w:ascii="Times New Roman" w:eastAsia="Times New Roman" w:hAnsi="Times New Roman" w:cs="Times New Roman"/>
            <w:sz w:val="28"/>
            <w:szCs w:val="28"/>
            <w:lang w:eastAsia="fr-FR"/>
          </w:rPr>
          <w:t>Bien qu'il ne soit pas un cadre de rencontre entre doctorant</w:t>
        </w:r>
      </w:ins>
      <w:r w:rsidR="00857A2E">
        <w:rPr>
          <w:rFonts w:ascii="Times New Roman" w:eastAsia="Times New Roman" w:hAnsi="Times New Roman" w:cs="Times New Roman"/>
          <w:sz w:val="28"/>
          <w:szCs w:val="28"/>
          <w:lang w:eastAsia="fr-FR"/>
        </w:rPr>
        <w:t>s</w:t>
      </w:r>
      <w:ins w:id="113" w:author="MORIE MAHO WIELFRID" w:date="2025-07-01T09:39:00Z">
        <w:r w:rsidRPr="001A094C">
          <w:rPr>
            <w:rFonts w:ascii="Times New Roman" w:eastAsia="Times New Roman" w:hAnsi="Times New Roman" w:cs="Times New Roman"/>
            <w:sz w:val="28"/>
            <w:szCs w:val="28"/>
            <w:lang w:eastAsia="fr-FR"/>
          </w:rPr>
          <w:t>, il</w:t>
        </w:r>
      </w:ins>
      <w:ins w:id="114" w:author="MORIE MAHO WIELFRID" w:date="2025-07-01T09:40:00Z">
        <w:r w:rsidRPr="001A094C">
          <w:rPr>
            <w:rFonts w:ascii="Times New Roman" w:eastAsia="Times New Roman" w:hAnsi="Times New Roman" w:cs="Times New Roman"/>
            <w:sz w:val="28"/>
            <w:szCs w:val="28"/>
            <w:lang w:eastAsia="fr-FR"/>
          </w:rPr>
          <w:t xml:space="preserve"> peut aider à la visibilité des travaux du fait de ce que le jury peut être pluridisciplinaire et pluri universitaire.</w:t>
        </w:r>
      </w:ins>
      <w:ins w:id="115" w:author="MORIE MAHO WIELFRID" w:date="2025-07-01T09:41:00Z">
        <w:r w:rsidRPr="001A094C">
          <w:rPr>
            <w:rFonts w:ascii="Times New Roman" w:eastAsia="Times New Roman" w:hAnsi="Times New Roman" w:cs="Times New Roman"/>
            <w:sz w:val="28"/>
            <w:szCs w:val="28"/>
            <w:lang w:eastAsia="fr-FR"/>
          </w:rPr>
          <w:t xml:space="preserve"> </w:t>
        </w:r>
      </w:ins>
    </w:p>
    <w:p w14:paraId="4A0C8E0F" w14:textId="59EAC3EF" w:rsidR="009F27F7" w:rsidRPr="001A094C" w:rsidRDefault="009F27F7" w:rsidP="00E7259B">
      <w:pPr>
        <w:spacing w:before="240" w:after="240" w:line="360" w:lineRule="auto"/>
        <w:jc w:val="both"/>
        <w:rPr>
          <w:ins w:id="116" w:author="MORIE MAHO WIELFRID" w:date="2025-07-01T09:46:00Z"/>
          <w:rFonts w:ascii="Times New Roman" w:eastAsia="Times New Roman" w:hAnsi="Times New Roman" w:cs="Times New Roman"/>
          <w:sz w:val="28"/>
          <w:szCs w:val="28"/>
          <w:lang w:eastAsia="fr-FR"/>
        </w:rPr>
      </w:pPr>
      <w:ins w:id="117" w:author="MORIE MAHO WIELFRID" w:date="2025-07-01T09:42:00Z">
        <w:r w:rsidRPr="001A094C">
          <w:rPr>
            <w:rFonts w:ascii="Times New Roman" w:eastAsia="Times New Roman" w:hAnsi="Times New Roman" w:cs="Times New Roman"/>
            <w:sz w:val="28"/>
            <w:szCs w:val="28"/>
            <w:lang w:eastAsia="fr-FR"/>
          </w:rPr>
          <w:t>Certaines universités</w:t>
        </w:r>
      </w:ins>
      <w:ins w:id="118" w:author="MORIE MAHO WIELFRID" w:date="2025-07-01T09:43:00Z">
        <w:r w:rsidRPr="001A094C">
          <w:rPr>
            <w:rFonts w:ascii="Times New Roman" w:eastAsia="Times New Roman" w:hAnsi="Times New Roman" w:cs="Times New Roman"/>
            <w:sz w:val="28"/>
            <w:szCs w:val="28"/>
            <w:lang w:eastAsia="fr-FR"/>
          </w:rPr>
          <w:t xml:space="preserve"> ou associations académiques</w:t>
        </w:r>
      </w:ins>
      <w:ins w:id="119" w:author="MORIE MAHO WIELFRID" w:date="2025-07-01T09:42:00Z">
        <w:r w:rsidRPr="001A094C">
          <w:rPr>
            <w:rFonts w:ascii="Times New Roman" w:eastAsia="Times New Roman" w:hAnsi="Times New Roman" w:cs="Times New Roman"/>
            <w:sz w:val="28"/>
            <w:szCs w:val="28"/>
            <w:lang w:eastAsia="fr-FR"/>
          </w:rPr>
          <w:t xml:space="preserve"> organisent des ateliers, </w:t>
        </w:r>
      </w:ins>
      <w:ins w:id="120" w:author="MORIE MAHO WIELFRID" w:date="2025-07-01T09:44:00Z">
        <w:r w:rsidR="000C377C" w:rsidRPr="001A094C">
          <w:rPr>
            <w:rFonts w:ascii="Times New Roman" w:eastAsia="Times New Roman" w:hAnsi="Times New Roman" w:cs="Times New Roman"/>
            <w:sz w:val="28"/>
            <w:szCs w:val="28"/>
            <w:lang w:eastAsia="fr-FR"/>
          </w:rPr>
          <w:t>des symposiums</w:t>
        </w:r>
      </w:ins>
      <w:ins w:id="121" w:author="MORIE MAHO WIELFRID" w:date="2025-07-01T09:42:00Z">
        <w:r w:rsidRPr="001A094C">
          <w:rPr>
            <w:rFonts w:ascii="Times New Roman" w:eastAsia="Times New Roman" w:hAnsi="Times New Roman" w:cs="Times New Roman"/>
            <w:sz w:val="28"/>
            <w:szCs w:val="28"/>
            <w:lang w:eastAsia="fr-FR"/>
          </w:rPr>
          <w:t>, des sém</w:t>
        </w:r>
      </w:ins>
      <w:ins w:id="122" w:author="MORIE MAHO WIELFRID" w:date="2025-07-01T09:43:00Z">
        <w:r w:rsidRPr="001A094C">
          <w:rPr>
            <w:rFonts w:ascii="Times New Roman" w:eastAsia="Times New Roman" w:hAnsi="Times New Roman" w:cs="Times New Roman"/>
            <w:sz w:val="28"/>
            <w:szCs w:val="28"/>
            <w:lang w:eastAsia="fr-FR"/>
          </w:rPr>
          <w:t>inaires, et des conférences</w:t>
        </w:r>
      </w:ins>
      <w:ins w:id="123" w:author="MORIE MAHO WIELFRID" w:date="2025-07-01T09:40:00Z">
        <w:r w:rsidRPr="001A094C">
          <w:rPr>
            <w:rFonts w:ascii="Times New Roman" w:eastAsia="Times New Roman" w:hAnsi="Times New Roman" w:cs="Times New Roman"/>
            <w:sz w:val="28"/>
            <w:szCs w:val="28"/>
            <w:lang w:eastAsia="fr-FR"/>
          </w:rPr>
          <w:t xml:space="preserve"> </w:t>
        </w:r>
      </w:ins>
      <w:ins w:id="124" w:author="MORIE MAHO WIELFRID" w:date="2025-07-01T09:43:00Z">
        <w:r w:rsidRPr="001A094C">
          <w:rPr>
            <w:rFonts w:ascii="Times New Roman" w:eastAsia="Times New Roman" w:hAnsi="Times New Roman" w:cs="Times New Roman"/>
            <w:sz w:val="28"/>
            <w:szCs w:val="28"/>
            <w:lang w:eastAsia="fr-FR"/>
          </w:rPr>
          <w:t>pour permettre des échanges entre chercheur</w:t>
        </w:r>
      </w:ins>
      <w:r w:rsidR="00857A2E">
        <w:rPr>
          <w:rFonts w:ascii="Times New Roman" w:eastAsia="Times New Roman" w:hAnsi="Times New Roman" w:cs="Times New Roman"/>
          <w:sz w:val="28"/>
          <w:szCs w:val="28"/>
          <w:lang w:eastAsia="fr-FR"/>
        </w:rPr>
        <w:t>s</w:t>
      </w:r>
      <w:ins w:id="125" w:author="MORIE MAHO WIELFRID" w:date="2025-07-01T09:43:00Z">
        <w:r w:rsidRPr="001A094C">
          <w:rPr>
            <w:rFonts w:ascii="Times New Roman" w:eastAsia="Times New Roman" w:hAnsi="Times New Roman" w:cs="Times New Roman"/>
            <w:sz w:val="28"/>
            <w:szCs w:val="28"/>
            <w:lang w:eastAsia="fr-FR"/>
          </w:rPr>
          <w:t xml:space="preserve">. </w:t>
        </w:r>
      </w:ins>
      <w:ins w:id="126" w:author="MORIE MAHO WIELFRID" w:date="2025-07-01T09:44:00Z">
        <w:r w:rsidRPr="001A094C">
          <w:rPr>
            <w:rFonts w:ascii="Times New Roman" w:eastAsia="Times New Roman" w:hAnsi="Times New Roman" w:cs="Times New Roman"/>
            <w:sz w:val="28"/>
            <w:szCs w:val="28"/>
            <w:lang w:eastAsia="fr-FR"/>
          </w:rPr>
          <w:t>C'est le cas des SOACHIM</w:t>
        </w:r>
        <w:r w:rsidR="000C377C" w:rsidRPr="001A094C">
          <w:rPr>
            <w:rFonts w:ascii="Times New Roman" w:eastAsia="Times New Roman" w:hAnsi="Times New Roman" w:cs="Times New Roman"/>
            <w:sz w:val="28"/>
            <w:szCs w:val="28"/>
            <w:lang w:eastAsia="fr-FR"/>
          </w:rPr>
          <w:t xml:space="preserve">, </w:t>
        </w:r>
        <w:r w:rsidRPr="001A094C">
          <w:rPr>
            <w:rFonts w:ascii="Times New Roman" w:eastAsia="Times New Roman" w:hAnsi="Times New Roman" w:cs="Times New Roman"/>
            <w:sz w:val="28"/>
            <w:szCs w:val="28"/>
            <w:lang w:eastAsia="fr-FR"/>
          </w:rPr>
          <w:t>SOAPHYS</w:t>
        </w:r>
        <w:r w:rsidR="000C377C" w:rsidRPr="001A094C">
          <w:rPr>
            <w:rFonts w:ascii="Times New Roman" w:eastAsia="Times New Roman" w:hAnsi="Times New Roman" w:cs="Times New Roman"/>
            <w:sz w:val="28"/>
            <w:szCs w:val="28"/>
            <w:lang w:eastAsia="fr-FR"/>
          </w:rPr>
          <w:t>, JSD de l'INPHB</w:t>
        </w:r>
      </w:ins>
      <w:ins w:id="127" w:author="MORIE MAHO WIELFRID" w:date="2025-07-01T09:45:00Z">
        <w:r w:rsidR="000C377C" w:rsidRPr="001A094C">
          <w:rPr>
            <w:rFonts w:ascii="Times New Roman" w:eastAsia="Times New Roman" w:hAnsi="Times New Roman" w:cs="Times New Roman"/>
            <w:sz w:val="28"/>
            <w:szCs w:val="28"/>
            <w:lang w:eastAsia="fr-FR"/>
          </w:rPr>
          <w:t xml:space="preserve"> qui représente des occasions importantes pour le partage entre chercheur</w:t>
        </w:r>
      </w:ins>
      <w:r w:rsidR="00857A2E">
        <w:rPr>
          <w:rFonts w:ascii="Times New Roman" w:eastAsia="Times New Roman" w:hAnsi="Times New Roman" w:cs="Times New Roman"/>
          <w:sz w:val="28"/>
          <w:szCs w:val="28"/>
          <w:lang w:eastAsia="fr-FR"/>
        </w:rPr>
        <w:t>s</w:t>
      </w:r>
      <w:ins w:id="128" w:author="MORIE MAHO WIELFRID" w:date="2025-07-01T09:45:00Z">
        <w:r w:rsidR="000C377C" w:rsidRPr="001A094C">
          <w:rPr>
            <w:rFonts w:ascii="Times New Roman" w:eastAsia="Times New Roman" w:hAnsi="Times New Roman" w:cs="Times New Roman"/>
            <w:sz w:val="28"/>
            <w:szCs w:val="28"/>
            <w:lang w:eastAsia="fr-FR"/>
          </w:rPr>
          <w:t>.</w:t>
        </w:r>
      </w:ins>
    </w:p>
    <w:p w14:paraId="740A4EFA" w14:textId="2E4C6CA7" w:rsidR="00727294" w:rsidRDefault="000C377C" w:rsidP="00E7259B">
      <w:pPr>
        <w:spacing w:before="240" w:after="240" w:line="360" w:lineRule="auto"/>
        <w:jc w:val="both"/>
        <w:rPr>
          <w:rFonts w:ascii="Times New Roman" w:eastAsia="Times New Roman" w:hAnsi="Times New Roman" w:cs="Times New Roman"/>
          <w:sz w:val="28"/>
          <w:szCs w:val="28"/>
          <w:lang w:eastAsia="fr-FR"/>
        </w:rPr>
      </w:pPr>
      <w:ins w:id="129" w:author="MORIE MAHO WIELFRID" w:date="2025-07-01T09:46:00Z">
        <w:r w:rsidRPr="001A094C">
          <w:rPr>
            <w:rFonts w:ascii="Times New Roman" w:eastAsia="Times New Roman" w:hAnsi="Times New Roman" w:cs="Times New Roman"/>
            <w:sz w:val="28"/>
            <w:szCs w:val="28"/>
            <w:lang w:eastAsia="fr-FR"/>
          </w:rPr>
          <w:t>Comme nous le voyons, les moments d'échanges entre doctorants reste</w:t>
        </w:r>
      </w:ins>
      <w:r w:rsidR="00857A2E">
        <w:rPr>
          <w:rFonts w:ascii="Times New Roman" w:eastAsia="Times New Roman" w:hAnsi="Times New Roman" w:cs="Times New Roman"/>
          <w:sz w:val="28"/>
          <w:szCs w:val="28"/>
          <w:lang w:eastAsia="fr-FR"/>
        </w:rPr>
        <w:t>nt</w:t>
      </w:r>
      <w:ins w:id="130" w:author="MORIE MAHO WIELFRID" w:date="2025-07-01T09:46:00Z">
        <w:r w:rsidRPr="001A094C">
          <w:rPr>
            <w:rFonts w:ascii="Times New Roman" w:eastAsia="Times New Roman" w:hAnsi="Times New Roman" w:cs="Times New Roman"/>
            <w:sz w:val="28"/>
            <w:szCs w:val="28"/>
            <w:lang w:eastAsia="fr-FR"/>
          </w:rPr>
          <w:t xml:space="preserve"> limité</w:t>
        </w:r>
      </w:ins>
      <w:ins w:id="131" w:author="MORIE MAHO WIELFRID" w:date="2025-07-01T09:47:00Z">
        <w:r w:rsidRPr="001A094C">
          <w:rPr>
            <w:rFonts w:ascii="Times New Roman" w:eastAsia="Times New Roman" w:hAnsi="Times New Roman" w:cs="Times New Roman"/>
            <w:sz w:val="28"/>
            <w:szCs w:val="28"/>
            <w:lang w:eastAsia="fr-FR"/>
          </w:rPr>
          <w:t>s et sont surtout annuel</w:t>
        </w:r>
      </w:ins>
      <w:r w:rsidR="00857A2E">
        <w:rPr>
          <w:rFonts w:ascii="Times New Roman" w:eastAsia="Times New Roman" w:hAnsi="Times New Roman" w:cs="Times New Roman"/>
          <w:sz w:val="28"/>
          <w:szCs w:val="28"/>
          <w:lang w:eastAsia="fr-FR"/>
        </w:rPr>
        <w:t>s</w:t>
      </w:r>
      <w:ins w:id="132" w:author="MORIE MAHO WIELFRID" w:date="2025-07-01T09:47:00Z">
        <w:r w:rsidRPr="001A094C">
          <w:rPr>
            <w:rFonts w:ascii="Times New Roman" w:eastAsia="Times New Roman" w:hAnsi="Times New Roman" w:cs="Times New Roman"/>
            <w:sz w:val="28"/>
            <w:szCs w:val="28"/>
            <w:lang w:eastAsia="fr-FR"/>
          </w:rPr>
          <w:t xml:space="preserve">. En dehors de l'INPHB qui se démarque parce qu'elle a commencé depuis 2015, les </w:t>
        </w:r>
      </w:ins>
      <w:ins w:id="133" w:author="MORIE MAHO WIELFRID" w:date="2025-07-01T09:48:00Z">
        <w:r w:rsidRPr="001A094C">
          <w:rPr>
            <w:rFonts w:ascii="Times New Roman" w:eastAsia="Times New Roman" w:hAnsi="Times New Roman" w:cs="Times New Roman"/>
            <w:sz w:val="28"/>
            <w:szCs w:val="28"/>
            <w:lang w:eastAsia="fr-FR"/>
          </w:rPr>
          <w:t>autres écoles doctorales encore jeunes sont encore isolées.</w:t>
        </w:r>
      </w:ins>
    </w:p>
    <w:p w14:paraId="708C1CA5" w14:textId="77777777" w:rsidR="00AC618E" w:rsidRPr="001A094C" w:rsidRDefault="00AC618E" w:rsidP="00E7259B">
      <w:pPr>
        <w:spacing w:before="240" w:after="240" w:line="360" w:lineRule="auto"/>
        <w:jc w:val="both"/>
        <w:rPr>
          <w:ins w:id="134" w:author="MORIE MAHO WIELFRID" w:date="2025-07-01T09:31:00Z"/>
          <w:rFonts w:ascii="Times New Roman" w:eastAsia="Times New Roman" w:hAnsi="Times New Roman" w:cs="Times New Roman"/>
          <w:sz w:val="28"/>
          <w:szCs w:val="28"/>
          <w:lang w:eastAsia="fr-FR"/>
          <w:rPrChange w:id="135" w:author="MORIE MAHO WIELFRID" w:date="2025-07-01T09:30:00Z">
            <w:rPr>
              <w:ins w:id="136" w:author="MORIE MAHO WIELFRID" w:date="2025-07-01T09:31:00Z"/>
              <w:rFonts w:ascii="Times New Roman" w:eastAsia="Times New Roman" w:hAnsi="Times New Roman" w:cs="Times New Roman"/>
              <w:sz w:val="24"/>
              <w:szCs w:val="24"/>
              <w:lang w:eastAsia="fr-FR"/>
            </w:rPr>
          </w:rPrChange>
        </w:rPr>
      </w:pPr>
    </w:p>
    <w:p w14:paraId="4B7205A0" w14:textId="50B12F98" w:rsidR="009E48A2" w:rsidRPr="001A094C" w:rsidDel="000862CD" w:rsidRDefault="009E48A2" w:rsidP="00AD0C6C">
      <w:pPr>
        <w:pStyle w:val="Titre2"/>
        <w:rPr>
          <w:del w:id="137" w:author="MORIE MAHO WIELFRID" w:date="2025-07-01T09:24:00Z"/>
        </w:rPr>
      </w:pPr>
      <w:del w:id="138" w:author="MORIE MAHO WIELFRID" w:date="2025-07-01T09:24:00Z">
        <w:r w:rsidRPr="001A094C" w:rsidDel="000862CD">
          <w:delText>.</w:delText>
        </w:r>
      </w:del>
    </w:p>
    <w:p w14:paraId="704EBB11" w14:textId="1CA50FBE" w:rsidR="003A53B0" w:rsidRPr="001A094C" w:rsidRDefault="003A53B0" w:rsidP="00765205">
      <w:pPr>
        <w:pStyle w:val="Titre3"/>
      </w:pPr>
      <w:bookmarkStart w:id="139" w:name="_Toc202538627"/>
      <w:bookmarkStart w:id="140" w:name="_Toc202677473"/>
      <w:bookmarkStart w:id="141" w:name="_Toc202679126"/>
      <w:bookmarkStart w:id="142" w:name="_Toc202769854"/>
      <w:bookmarkStart w:id="143" w:name="_Toc202771391"/>
      <w:bookmarkStart w:id="144" w:name="_Toc202972568"/>
      <w:bookmarkStart w:id="145" w:name="_Toc202972958"/>
      <w:bookmarkStart w:id="146" w:name="_Toc202973311"/>
      <w:r w:rsidRPr="001A094C">
        <w:t>1.1.</w:t>
      </w:r>
      <w:ins w:id="147" w:author="MORIE MAHO WIELFRID" w:date="2025-07-01T09:46:00Z">
        <w:r w:rsidR="000C377C" w:rsidRPr="001A094C">
          <w:t>4</w:t>
        </w:r>
      </w:ins>
      <w:del w:id="148" w:author="MORIE MAHO WIELFRID" w:date="2025-07-01T09:46:00Z">
        <w:r w:rsidRPr="001A094C" w:rsidDel="000C377C">
          <w:delText>3</w:delText>
        </w:r>
      </w:del>
      <w:r w:rsidRPr="001A094C">
        <w:t xml:space="preserve"> Gestion des publications des thèses</w:t>
      </w:r>
      <w:bookmarkEnd w:id="139"/>
      <w:bookmarkEnd w:id="140"/>
      <w:bookmarkEnd w:id="141"/>
      <w:bookmarkEnd w:id="142"/>
      <w:bookmarkEnd w:id="143"/>
      <w:bookmarkEnd w:id="144"/>
      <w:bookmarkEnd w:id="145"/>
      <w:bookmarkEnd w:id="146"/>
    </w:p>
    <w:p w14:paraId="74F61814" w14:textId="77777777" w:rsidR="00AD0C6C" w:rsidRPr="001A094C" w:rsidRDefault="00AD0C6C" w:rsidP="00AD0C6C"/>
    <w:p w14:paraId="176B6341" w14:textId="77777777" w:rsidR="009E48A2" w:rsidRPr="001A094C" w:rsidRDefault="009E48A2"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Actuellement en Côte d’Ivoire, les thèses sont principalement gérées de manière physique.</w:t>
      </w:r>
      <w:r w:rsidR="005E2CE9" w:rsidRPr="001A094C">
        <w:rPr>
          <w:rFonts w:ascii="Times New Roman" w:hAnsi="Times New Roman" w:cs="Times New Roman"/>
          <w:bCs/>
          <w:sz w:val="28"/>
          <w:szCs w:val="28"/>
        </w:rPr>
        <w:t xml:space="preserve"> </w:t>
      </w:r>
      <w:r w:rsidRPr="001A094C">
        <w:rPr>
          <w:rFonts w:ascii="Times New Roman" w:hAnsi="Times New Roman" w:cs="Times New Roman"/>
          <w:bCs/>
          <w:sz w:val="28"/>
          <w:szCs w:val="28"/>
        </w:rPr>
        <w:t>Elles sont généralement conservées sous forme imprimée ou numérisée au sein des universités, mais restent difficilement accessibles au public extérieur.</w:t>
      </w:r>
    </w:p>
    <w:p w14:paraId="0DCB73A2" w14:textId="09DF5E0C" w:rsidR="009E48A2" w:rsidRPr="001A094C" w:rsidRDefault="009E48A2"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 xml:space="preserve">En Côte d’Ivoire, l’accès à des informations détaillées sur les thèses de doctorat en cours demeure </w:t>
      </w:r>
      <w:r w:rsidR="00AC4937">
        <w:rPr>
          <w:rFonts w:ascii="Times New Roman" w:hAnsi="Times New Roman" w:cs="Times New Roman"/>
          <w:bCs/>
          <w:sz w:val="28"/>
          <w:szCs w:val="28"/>
        </w:rPr>
        <w:t>fortement</w:t>
      </w:r>
      <w:r w:rsidRPr="001A094C">
        <w:rPr>
          <w:rFonts w:ascii="Times New Roman" w:hAnsi="Times New Roman" w:cs="Times New Roman"/>
          <w:bCs/>
          <w:sz w:val="28"/>
          <w:szCs w:val="28"/>
        </w:rPr>
        <w:t xml:space="preserve"> limité. Très peu d’universités publient de manière systématique et structurée les données relatives aux projets de thèse, aux doctorants inscrits, ou à l’état d’avancement des recherches. Lorsqu’elles sont disponibles, ces informations ne concernent généralement qu’un nombre restreint de thèses et sont dispersées sur les sites web de certaines écoles doctorales ou institutions spécifiques, sans plateforme nationale unifiée ni base de données accessible au public.  </w:t>
      </w:r>
    </w:p>
    <w:p w14:paraId="4DAE78B4" w14:textId="5396DCAF" w:rsidR="00C80F71" w:rsidRDefault="009E48A2" w:rsidP="008E065A">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 xml:space="preserve">HAL (Hyper Articles en Ligne) est une plateforme scientifique ouverte qui permet aux chercheurs, enseignants-chercheurs et doctorants de déposer leurs publications, dont les thèses, afin de les rendre accessibles en libre consultation. En Côte d’Ivoire, certains doctorants choisissent d’y déposer volontairement leur thèse pour la rendre visible et consultable par la communauté scientifique. Toutefois, ce dépôt </w:t>
      </w:r>
      <w:ins w:id="149" w:author="MORIE MAHO WIELFRID" w:date="2025-07-01T09:27:00Z">
        <w:r w:rsidR="000862CD" w:rsidRPr="001A094C">
          <w:rPr>
            <w:rFonts w:ascii="Times New Roman" w:hAnsi="Times New Roman" w:cs="Times New Roman"/>
            <w:bCs/>
            <w:sz w:val="28"/>
            <w:szCs w:val="28"/>
          </w:rPr>
          <w:t xml:space="preserve">n'étant </w:t>
        </w:r>
      </w:ins>
      <w:r w:rsidRPr="001A094C">
        <w:rPr>
          <w:rFonts w:ascii="Times New Roman" w:hAnsi="Times New Roman" w:cs="Times New Roman"/>
          <w:bCs/>
          <w:sz w:val="28"/>
          <w:szCs w:val="28"/>
        </w:rPr>
        <w:t xml:space="preserve">pas </w:t>
      </w:r>
      <w:del w:id="150" w:author="MORIE MAHO WIELFRID" w:date="2025-07-01T09:27:00Z">
        <w:r w:rsidRPr="001A094C" w:rsidDel="000862CD">
          <w:rPr>
            <w:rFonts w:ascii="Times New Roman" w:hAnsi="Times New Roman" w:cs="Times New Roman"/>
            <w:bCs/>
            <w:sz w:val="28"/>
            <w:szCs w:val="28"/>
          </w:rPr>
          <w:delText>s</w:delText>
        </w:r>
      </w:del>
      <w:ins w:id="151" w:author="MORIE MAHO WIELFRID" w:date="2025-07-01T09:27:00Z">
        <w:r w:rsidR="000862CD" w:rsidRPr="001A094C">
          <w:rPr>
            <w:rFonts w:ascii="Times New Roman" w:hAnsi="Times New Roman" w:cs="Times New Roman"/>
            <w:bCs/>
            <w:sz w:val="28"/>
            <w:szCs w:val="28"/>
          </w:rPr>
          <w:t>obligatoire</w:t>
        </w:r>
      </w:ins>
      <w:r w:rsidRPr="001A094C">
        <w:rPr>
          <w:rFonts w:ascii="Times New Roman" w:hAnsi="Times New Roman" w:cs="Times New Roman"/>
          <w:bCs/>
          <w:sz w:val="28"/>
          <w:szCs w:val="28"/>
        </w:rPr>
        <w:t xml:space="preserve">, toutes les thèses ivoiriennes ne sont </w:t>
      </w:r>
      <w:ins w:id="152" w:author="MORIE MAHO WIELFRID" w:date="2025-07-01T09:27:00Z">
        <w:r w:rsidR="000862CD" w:rsidRPr="001A094C">
          <w:rPr>
            <w:rFonts w:ascii="Times New Roman" w:hAnsi="Times New Roman" w:cs="Times New Roman"/>
            <w:bCs/>
            <w:sz w:val="28"/>
            <w:szCs w:val="28"/>
          </w:rPr>
          <w:t xml:space="preserve">donc </w:t>
        </w:r>
      </w:ins>
      <w:r w:rsidRPr="001A094C">
        <w:rPr>
          <w:rFonts w:ascii="Times New Roman" w:hAnsi="Times New Roman" w:cs="Times New Roman"/>
          <w:bCs/>
          <w:sz w:val="28"/>
          <w:szCs w:val="28"/>
        </w:rPr>
        <w:t>p</w:t>
      </w:r>
      <w:r w:rsidR="00765205" w:rsidRPr="001A094C">
        <w:rPr>
          <w:rFonts w:ascii="Times New Roman" w:hAnsi="Times New Roman" w:cs="Times New Roman"/>
          <w:bCs/>
          <w:sz w:val="28"/>
          <w:szCs w:val="28"/>
        </w:rPr>
        <w:t>as présentes sur la plateforme.</w:t>
      </w:r>
    </w:p>
    <w:p w14:paraId="44A94442" w14:textId="77777777" w:rsidR="00AC618E" w:rsidRPr="008E065A" w:rsidRDefault="00AC618E" w:rsidP="008E065A">
      <w:pPr>
        <w:spacing w:line="360" w:lineRule="auto"/>
        <w:jc w:val="both"/>
        <w:rPr>
          <w:rFonts w:ascii="Times New Roman" w:hAnsi="Times New Roman" w:cs="Times New Roman"/>
          <w:bCs/>
          <w:sz w:val="28"/>
          <w:szCs w:val="28"/>
        </w:rPr>
      </w:pPr>
    </w:p>
    <w:p w14:paraId="0A37B48E" w14:textId="39A10382" w:rsidR="00AD0C6C" w:rsidRPr="001A094C" w:rsidRDefault="00765205" w:rsidP="00765205">
      <w:pPr>
        <w:pStyle w:val="Titre2"/>
        <w:rPr>
          <w:lang w:eastAsia="fr-FR"/>
        </w:rPr>
      </w:pPr>
      <w:bookmarkStart w:id="153" w:name="_Toc202972959"/>
      <w:bookmarkStart w:id="154" w:name="_Toc202973312"/>
      <w:r w:rsidRPr="001A094C">
        <w:rPr>
          <w:lang w:eastAsia="fr-FR"/>
        </w:rPr>
        <w:t>1.2 Problématique</w:t>
      </w:r>
      <w:bookmarkEnd w:id="153"/>
      <w:bookmarkEnd w:id="154"/>
    </w:p>
    <w:p w14:paraId="1BB01523" w14:textId="347DA7B0" w:rsidR="00C80F71" w:rsidRDefault="009E48A2" w:rsidP="00E7259B">
      <w:pPr>
        <w:spacing w:before="240" w:after="240" w:line="360" w:lineRule="auto"/>
        <w:jc w:val="both"/>
        <w:rPr>
          <w:rFonts w:ascii="Times New Roman" w:eastAsia="Times New Roman" w:hAnsi="Times New Roman" w:cs="Times New Roman"/>
          <w:color w:val="000000"/>
          <w:sz w:val="28"/>
          <w:szCs w:val="28"/>
          <w:lang w:eastAsia="fr-FR"/>
        </w:rPr>
      </w:pPr>
      <w:r w:rsidRPr="001A094C">
        <w:rPr>
          <w:rFonts w:ascii="Times New Roman" w:eastAsia="Times New Roman" w:hAnsi="Times New Roman" w:cs="Times New Roman"/>
          <w:color w:val="000000"/>
          <w:sz w:val="28"/>
          <w:szCs w:val="28"/>
          <w:lang w:eastAsia="fr-FR"/>
        </w:rPr>
        <w:t>Actuellement</w:t>
      </w:r>
      <w:r w:rsidR="00857A2E">
        <w:rPr>
          <w:rFonts w:ascii="Times New Roman" w:eastAsia="Times New Roman" w:hAnsi="Times New Roman" w:cs="Times New Roman"/>
          <w:color w:val="000000"/>
          <w:sz w:val="28"/>
          <w:szCs w:val="28"/>
          <w:lang w:eastAsia="fr-FR"/>
        </w:rPr>
        <w:t>,</w:t>
      </w:r>
      <w:r w:rsidRPr="001A094C">
        <w:rPr>
          <w:rFonts w:ascii="Times New Roman" w:eastAsia="Times New Roman" w:hAnsi="Times New Roman" w:cs="Times New Roman"/>
          <w:color w:val="000000"/>
          <w:sz w:val="28"/>
          <w:szCs w:val="28"/>
          <w:lang w:eastAsia="fr-FR"/>
        </w:rPr>
        <w:t xml:space="preserve"> il est quasiment impossible pour un aspirant en thèse dans une université donnée de savoir si dans une autre université, un doctorant travaille déjà sur le même sujet. L’absence de plateforme ou de mécanisme pour accéder aux informations des thèses en cours dans chaque institution peut conduire à une </w:t>
      </w:r>
      <w:r w:rsidRPr="001A094C">
        <w:rPr>
          <w:rFonts w:ascii="Times New Roman" w:eastAsia="Times New Roman" w:hAnsi="Times New Roman" w:cs="Times New Roman"/>
          <w:color w:val="000000"/>
          <w:sz w:val="28"/>
          <w:szCs w:val="28"/>
          <w:lang w:eastAsia="fr-FR"/>
        </w:rPr>
        <w:lastRenderedPageBreak/>
        <w:t xml:space="preserve">duplication des efforts ou une répétition des travaux sur exactement les mêmes sujets. Cette situation limite les échanges entre chercheurs et doctorants, freine les synergies potentielles. Ainsi, il peut arriver des situations désagréables où en fin de travaux de thèse, l’on s'aperçoit que nos travaux font l’objet de recherche dans une autre institution.  De ce fait, la question cruciale qui se pose à nous est de savoir </w:t>
      </w:r>
      <w:r w:rsidRPr="001A094C">
        <w:rPr>
          <w:rFonts w:ascii="Times New Roman" w:eastAsia="Times New Roman" w:hAnsi="Times New Roman" w:cs="Times New Roman"/>
          <w:b/>
          <w:bCs/>
          <w:color w:val="000000"/>
          <w:sz w:val="28"/>
          <w:szCs w:val="28"/>
          <w:lang w:eastAsia="fr-FR"/>
        </w:rPr>
        <w:t xml:space="preserve">comment mettre en place un dispositif efficace permettant de recenser, partager et </w:t>
      </w:r>
      <w:r w:rsidR="00857A2E">
        <w:rPr>
          <w:rFonts w:ascii="Times New Roman" w:eastAsia="Times New Roman" w:hAnsi="Times New Roman" w:cs="Times New Roman"/>
          <w:b/>
          <w:bCs/>
          <w:color w:val="000000"/>
          <w:sz w:val="28"/>
          <w:szCs w:val="28"/>
          <w:lang w:eastAsia="fr-FR"/>
        </w:rPr>
        <w:t xml:space="preserve">de </w:t>
      </w:r>
      <w:r w:rsidRPr="001A094C">
        <w:rPr>
          <w:rFonts w:ascii="Times New Roman" w:eastAsia="Times New Roman" w:hAnsi="Times New Roman" w:cs="Times New Roman"/>
          <w:b/>
          <w:bCs/>
          <w:color w:val="000000"/>
          <w:sz w:val="28"/>
          <w:szCs w:val="28"/>
          <w:lang w:eastAsia="fr-FR"/>
        </w:rPr>
        <w:t xml:space="preserve">rendre accessibles les travaux de thèse en cours ou terminés ? </w:t>
      </w:r>
      <w:r w:rsidR="00857A2E">
        <w:rPr>
          <w:rFonts w:ascii="Times New Roman" w:eastAsia="Times New Roman" w:hAnsi="Times New Roman" w:cs="Times New Roman"/>
          <w:color w:val="000000"/>
          <w:sz w:val="28"/>
          <w:szCs w:val="28"/>
          <w:lang w:eastAsia="fr-FR"/>
        </w:rPr>
        <w:t>A</w:t>
      </w:r>
      <w:r w:rsidRPr="001A094C">
        <w:rPr>
          <w:rFonts w:ascii="Times New Roman" w:eastAsia="Times New Roman" w:hAnsi="Times New Roman" w:cs="Times New Roman"/>
          <w:color w:val="000000"/>
          <w:sz w:val="28"/>
          <w:szCs w:val="28"/>
          <w:lang w:eastAsia="fr-FR"/>
        </w:rPr>
        <w:t>fin de favoriser la collaboration entre chercheurs et la valorisation de la production scientifique nationale</w:t>
      </w:r>
      <w:del w:id="155" w:author="MORIE MAHO WIELFRID" w:date="2025-07-01T09:49:00Z">
        <w:r w:rsidRPr="001A094C" w:rsidDel="000C377C">
          <w:rPr>
            <w:rFonts w:ascii="Times New Roman" w:eastAsia="Times New Roman" w:hAnsi="Times New Roman" w:cs="Times New Roman"/>
            <w:color w:val="000000"/>
            <w:sz w:val="28"/>
            <w:szCs w:val="28"/>
            <w:lang w:eastAsia="fr-FR"/>
          </w:rPr>
          <w:delText xml:space="preserve"> </w:delText>
        </w:r>
      </w:del>
      <w:r w:rsidR="00EC2112" w:rsidRPr="001A094C">
        <w:rPr>
          <w:rFonts w:ascii="Times New Roman" w:eastAsia="Times New Roman" w:hAnsi="Times New Roman" w:cs="Times New Roman"/>
          <w:color w:val="000000"/>
          <w:sz w:val="28"/>
          <w:szCs w:val="28"/>
          <w:lang w:eastAsia="fr-FR"/>
        </w:rPr>
        <w:t>.</w:t>
      </w:r>
    </w:p>
    <w:p w14:paraId="70493D11" w14:textId="77777777" w:rsidR="00AC618E" w:rsidRPr="001A094C" w:rsidRDefault="00AC618E" w:rsidP="00E7259B">
      <w:pPr>
        <w:spacing w:before="240" w:after="240" w:line="360" w:lineRule="auto"/>
        <w:jc w:val="both"/>
        <w:rPr>
          <w:rFonts w:ascii="Times New Roman" w:eastAsia="Times New Roman" w:hAnsi="Times New Roman" w:cs="Times New Roman"/>
          <w:color w:val="000000"/>
          <w:sz w:val="28"/>
          <w:szCs w:val="28"/>
          <w:lang w:eastAsia="fr-FR"/>
        </w:rPr>
      </w:pPr>
    </w:p>
    <w:p w14:paraId="3BB17A47" w14:textId="1A220D23" w:rsidR="003A53B0" w:rsidRPr="001A094C" w:rsidRDefault="003A53B0" w:rsidP="00765205">
      <w:pPr>
        <w:pStyle w:val="Titre2"/>
      </w:pPr>
      <w:r w:rsidRPr="001A094C">
        <w:t> </w:t>
      </w:r>
      <w:bookmarkStart w:id="156" w:name="_Toc202972960"/>
      <w:bookmarkStart w:id="157" w:name="_Toc202973313"/>
      <w:r w:rsidRPr="001A094C">
        <w:t>1.3</w:t>
      </w:r>
      <w:r w:rsidR="004E4DAA" w:rsidRPr="001A094C">
        <w:t xml:space="preserve"> </w:t>
      </w:r>
      <w:r w:rsidRPr="001A094C">
        <w:t>Objectifs</w:t>
      </w:r>
      <w:bookmarkEnd w:id="156"/>
      <w:bookmarkEnd w:id="157"/>
    </w:p>
    <w:p w14:paraId="22ACD674" w14:textId="77777777" w:rsidR="003A53B0" w:rsidRPr="001A094C" w:rsidRDefault="003A53B0" w:rsidP="00E7259B">
      <w:pPr>
        <w:pStyle w:val="NormalWeb"/>
        <w:spacing w:before="240" w:beforeAutospacing="0" w:after="240" w:afterAutospacing="0" w:line="360" w:lineRule="auto"/>
        <w:ind w:hanging="360"/>
        <w:jc w:val="both"/>
        <w:rPr>
          <w:color w:val="000000"/>
          <w:sz w:val="28"/>
          <w:szCs w:val="28"/>
        </w:rPr>
      </w:pPr>
      <w:r w:rsidRPr="001A094C">
        <w:rPr>
          <w:color w:val="000000"/>
          <w:sz w:val="28"/>
          <w:szCs w:val="28"/>
        </w:rPr>
        <w:t xml:space="preserve">     </w:t>
      </w:r>
      <w:r w:rsidR="00CC059F" w:rsidRPr="001A094C">
        <w:rPr>
          <w:color w:val="000000"/>
          <w:sz w:val="28"/>
          <w:szCs w:val="28"/>
        </w:rPr>
        <w:t>Pour répondre à notre problématique, notre objectif général est de proposer une plateforme permettant de centraliser et partager en temps réel les travaux de thèse en cours ou terminés au sein des universités en Côte d’Ivoire. Cela permettra aux doctorants d’identifier facilement les travaux de recherche en cours dans leurs domaines respectifs. Pour atteindre cet objectif, nous allons :</w:t>
      </w:r>
    </w:p>
    <w:p w14:paraId="5BABDFC1" w14:textId="77777777" w:rsidR="00DB7BA6" w:rsidRPr="001A094C" w:rsidRDefault="00DB7BA6" w:rsidP="00E7259B">
      <w:pPr>
        <w:pStyle w:val="Paragraphedeliste"/>
        <w:numPr>
          <w:ilvl w:val="0"/>
          <w:numId w:val="28"/>
        </w:numPr>
        <w:spacing w:line="360" w:lineRule="auto"/>
        <w:jc w:val="both"/>
        <w:rPr>
          <w:rFonts w:ascii="Times New Roman" w:eastAsia="Times New Roman" w:hAnsi="Times New Roman" w:cs="Times New Roman"/>
          <w:color w:val="000000"/>
          <w:sz w:val="28"/>
          <w:szCs w:val="28"/>
          <w:lang w:eastAsia="fr-FR"/>
        </w:rPr>
      </w:pPr>
      <w:r w:rsidRPr="001A094C">
        <w:rPr>
          <w:rFonts w:ascii="Times New Roman" w:eastAsia="Times New Roman" w:hAnsi="Times New Roman" w:cs="Times New Roman"/>
          <w:b/>
          <w:bCs/>
          <w:color w:val="000000"/>
          <w:sz w:val="28"/>
          <w:szCs w:val="28"/>
          <w:lang w:eastAsia="fr-FR"/>
        </w:rPr>
        <w:t>Concevoir une plateforme numérique centralisée</w:t>
      </w:r>
      <w:r w:rsidRPr="001A094C">
        <w:rPr>
          <w:rFonts w:ascii="Times New Roman" w:eastAsia="Times New Roman" w:hAnsi="Times New Roman" w:cs="Times New Roman"/>
          <w:color w:val="000000"/>
          <w:sz w:val="28"/>
          <w:szCs w:val="28"/>
          <w:lang w:eastAsia="fr-FR"/>
        </w:rPr>
        <w:t xml:space="preserve"> permettant de référencer toutes les thèses en cours ou soutenues dans les universités ivoiriennes, afin d'assurer leur visibilité à travers le pays.</w:t>
      </w:r>
    </w:p>
    <w:p w14:paraId="6BB3D11E" w14:textId="26E4898D" w:rsidR="00DB7BA6" w:rsidRPr="001A094C" w:rsidRDefault="00DB7BA6" w:rsidP="00E7259B">
      <w:pPr>
        <w:pStyle w:val="Paragraphedeliste"/>
        <w:numPr>
          <w:ilvl w:val="0"/>
          <w:numId w:val="28"/>
        </w:numPr>
        <w:spacing w:line="360" w:lineRule="auto"/>
        <w:jc w:val="both"/>
        <w:rPr>
          <w:rFonts w:ascii="Times New Roman" w:eastAsia="Times New Roman" w:hAnsi="Times New Roman" w:cs="Times New Roman"/>
          <w:color w:val="000000"/>
          <w:sz w:val="28"/>
          <w:szCs w:val="28"/>
          <w:lang w:eastAsia="fr-FR"/>
        </w:rPr>
      </w:pPr>
      <w:r w:rsidRPr="001A094C">
        <w:rPr>
          <w:rFonts w:ascii="Times New Roman" w:eastAsia="Times New Roman" w:hAnsi="Times New Roman" w:cs="Times New Roman"/>
          <w:b/>
          <w:bCs/>
          <w:color w:val="000000"/>
          <w:sz w:val="28"/>
          <w:szCs w:val="28"/>
          <w:lang w:eastAsia="fr-FR"/>
        </w:rPr>
        <w:t>Faciliter l'accès aux informations des thèses</w:t>
      </w:r>
      <w:r w:rsidRPr="001A094C">
        <w:rPr>
          <w:rFonts w:ascii="Times New Roman" w:eastAsia="Times New Roman" w:hAnsi="Times New Roman" w:cs="Times New Roman"/>
          <w:color w:val="000000"/>
          <w:sz w:val="28"/>
          <w:szCs w:val="28"/>
          <w:lang w:eastAsia="fr-FR"/>
        </w:rPr>
        <w:t xml:space="preserve"> (auteur, directeur, curriculum vitae, mots-clés, statut, etc.) </w:t>
      </w:r>
      <w:r w:rsidR="00857A2E">
        <w:rPr>
          <w:rFonts w:ascii="Times New Roman" w:eastAsia="Times New Roman" w:hAnsi="Times New Roman" w:cs="Times New Roman"/>
          <w:color w:val="000000"/>
          <w:sz w:val="28"/>
          <w:szCs w:val="28"/>
          <w:lang w:eastAsia="fr-FR"/>
        </w:rPr>
        <w:t>dans</w:t>
      </w:r>
      <w:r w:rsidRPr="001A094C">
        <w:rPr>
          <w:rFonts w:ascii="Times New Roman" w:eastAsia="Times New Roman" w:hAnsi="Times New Roman" w:cs="Times New Roman"/>
          <w:color w:val="000000"/>
          <w:sz w:val="28"/>
          <w:szCs w:val="28"/>
          <w:lang w:eastAsia="fr-FR"/>
        </w:rPr>
        <w:t xml:space="preserve"> un moteur de recherche intuitif et accessible depuis tous types d'appareils (ordinateurs, tablettes, smartphones).</w:t>
      </w:r>
    </w:p>
    <w:p w14:paraId="47608E9C" w14:textId="7C8100CD" w:rsidR="00CC059F" w:rsidRPr="001A094C" w:rsidRDefault="00DB7BA6" w:rsidP="00765205">
      <w:pPr>
        <w:pStyle w:val="Paragraphedeliste"/>
        <w:numPr>
          <w:ilvl w:val="0"/>
          <w:numId w:val="28"/>
        </w:numPr>
        <w:spacing w:line="360" w:lineRule="auto"/>
        <w:jc w:val="both"/>
        <w:rPr>
          <w:rFonts w:ascii="Times New Roman" w:eastAsia="Times New Roman" w:hAnsi="Times New Roman" w:cs="Times New Roman"/>
          <w:color w:val="000000"/>
          <w:sz w:val="28"/>
          <w:szCs w:val="28"/>
          <w:lang w:eastAsia="fr-FR"/>
        </w:rPr>
      </w:pPr>
      <w:r w:rsidRPr="001A094C">
        <w:rPr>
          <w:rFonts w:ascii="Times New Roman" w:eastAsia="Times New Roman" w:hAnsi="Times New Roman" w:cs="Times New Roman"/>
          <w:b/>
          <w:bCs/>
          <w:color w:val="000000"/>
          <w:sz w:val="28"/>
          <w:szCs w:val="28"/>
          <w:lang w:eastAsia="fr-FR"/>
        </w:rPr>
        <w:t>Permettre une gestion décentralisée</w:t>
      </w:r>
      <w:r w:rsidR="00857A2E">
        <w:rPr>
          <w:rFonts w:ascii="Times New Roman" w:eastAsia="Times New Roman" w:hAnsi="Times New Roman" w:cs="Times New Roman"/>
          <w:b/>
          <w:bCs/>
          <w:color w:val="000000"/>
          <w:sz w:val="28"/>
          <w:szCs w:val="28"/>
          <w:lang w:eastAsia="fr-FR"/>
        </w:rPr>
        <w:t>,</w:t>
      </w:r>
      <w:r w:rsidRPr="001A094C">
        <w:rPr>
          <w:rFonts w:ascii="Times New Roman" w:eastAsia="Times New Roman" w:hAnsi="Times New Roman" w:cs="Times New Roman"/>
          <w:b/>
          <w:bCs/>
          <w:color w:val="000000"/>
          <w:sz w:val="28"/>
          <w:szCs w:val="28"/>
          <w:lang w:eastAsia="fr-FR"/>
        </w:rPr>
        <w:t xml:space="preserve"> mais coordonnée des thèses</w:t>
      </w:r>
      <w:r w:rsidRPr="001A094C">
        <w:rPr>
          <w:rFonts w:ascii="Times New Roman" w:eastAsia="Times New Roman" w:hAnsi="Times New Roman" w:cs="Times New Roman"/>
          <w:color w:val="000000"/>
          <w:sz w:val="28"/>
          <w:szCs w:val="28"/>
          <w:lang w:eastAsia="fr-FR"/>
        </w:rPr>
        <w:t>, en donnant aux responsables universitaires la possibilité de renseigner et de mettre à jour les données,</w:t>
      </w:r>
      <w:r w:rsidR="00857A2E">
        <w:rPr>
          <w:rFonts w:ascii="Times New Roman" w:eastAsia="Times New Roman" w:hAnsi="Times New Roman" w:cs="Times New Roman"/>
          <w:color w:val="000000"/>
          <w:sz w:val="28"/>
          <w:szCs w:val="28"/>
          <w:lang w:eastAsia="fr-FR"/>
        </w:rPr>
        <w:t xml:space="preserve"> de proposer aux auteurs</w:t>
      </w:r>
      <w:r w:rsidRPr="001A094C">
        <w:rPr>
          <w:rFonts w:ascii="Times New Roman" w:eastAsia="Times New Roman" w:hAnsi="Times New Roman" w:cs="Times New Roman"/>
          <w:color w:val="000000"/>
          <w:sz w:val="28"/>
          <w:szCs w:val="28"/>
          <w:lang w:eastAsia="fr-FR"/>
        </w:rPr>
        <w:t xml:space="preserve"> des modifications sous validation.</w:t>
      </w:r>
    </w:p>
    <w:p w14:paraId="43A33903" w14:textId="4D27AC5E" w:rsidR="00AD0C6C" w:rsidRDefault="00A77E6F" w:rsidP="00C80F71">
      <w:pPr>
        <w:pStyle w:val="Titre2"/>
      </w:pPr>
      <w:bookmarkStart w:id="158" w:name="_Toc202972961"/>
      <w:bookmarkStart w:id="159" w:name="_Toc202973314"/>
      <w:r w:rsidRPr="001A094C">
        <w:lastRenderedPageBreak/>
        <w:t>1.4</w:t>
      </w:r>
      <w:r w:rsidR="004E4DAA" w:rsidRPr="001A094C">
        <w:t xml:space="preserve"> </w:t>
      </w:r>
      <w:r w:rsidR="002F4839" w:rsidRPr="001A094C">
        <w:t>Conclusion partielle</w:t>
      </w:r>
      <w:bookmarkEnd w:id="158"/>
      <w:bookmarkEnd w:id="159"/>
    </w:p>
    <w:p w14:paraId="248C469C" w14:textId="77777777" w:rsidR="00C80F71" w:rsidRPr="00C80F71" w:rsidRDefault="00C80F71" w:rsidP="00C80F71"/>
    <w:p w14:paraId="6EE5FA37" w14:textId="7C08AB8F" w:rsidR="00CD2BA1" w:rsidRDefault="00DB7BA6" w:rsidP="0072060C">
      <w:pPr>
        <w:spacing w:line="360" w:lineRule="auto"/>
        <w:ind w:left="60"/>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Ce chapitre a permis de présenter le contexte général, en mettant en avant le manque de moyen permettant de partager et de rendre accessibles les travaux de recherche en cours ou terminés. L’absence de dispositif de gestion des thèses effectuées en Côte d’Ivoire rend difficile la collaboration entre chercheurs. Notre objectif sera donc de proposer une plateforme dans ce sens. Pour ce faire, nous allons regarder dans les travaux antérieurs, les systèmes existants.</w:t>
      </w:r>
    </w:p>
    <w:p w14:paraId="63D40FB0"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6C92BE8A"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0C55F348"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7F4F77D7"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07017259"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49C00520"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13ED84F0"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687B5F3A"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590BAE6B"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4124DF93"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322F04CD"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28A0C5AA"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398B03B9"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540C8B63" w14:textId="77777777" w:rsidR="00727294" w:rsidRDefault="00727294" w:rsidP="0072060C">
      <w:pPr>
        <w:spacing w:line="360" w:lineRule="auto"/>
        <w:ind w:left="60"/>
        <w:jc w:val="both"/>
        <w:rPr>
          <w:rFonts w:ascii="Times New Roman" w:hAnsi="Times New Roman" w:cs="Times New Roman"/>
          <w:bCs/>
          <w:color w:val="000000" w:themeColor="text1"/>
          <w:sz w:val="28"/>
          <w:szCs w:val="28"/>
        </w:rPr>
      </w:pPr>
    </w:p>
    <w:p w14:paraId="0A41FF6B" w14:textId="77777777" w:rsidR="00727294" w:rsidRPr="0072060C" w:rsidRDefault="00727294" w:rsidP="0072060C">
      <w:pPr>
        <w:spacing w:line="360" w:lineRule="auto"/>
        <w:ind w:left="60"/>
        <w:jc w:val="both"/>
        <w:rPr>
          <w:rFonts w:ascii="Times New Roman" w:hAnsi="Times New Roman" w:cs="Times New Roman"/>
          <w:bCs/>
          <w:color w:val="000000" w:themeColor="text1"/>
          <w:sz w:val="28"/>
          <w:szCs w:val="28"/>
        </w:rPr>
      </w:pPr>
    </w:p>
    <w:p w14:paraId="00EBFE2F" w14:textId="4EF6D8BF" w:rsidR="00683D80" w:rsidRPr="00683D80" w:rsidRDefault="002F4839" w:rsidP="00683D80">
      <w:pPr>
        <w:pStyle w:val="Titre1"/>
      </w:pPr>
      <w:bookmarkStart w:id="160" w:name="_Toc202972962"/>
      <w:bookmarkStart w:id="161" w:name="_Toc202973315"/>
      <w:r w:rsidRPr="00683D80">
        <w:lastRenderedPageBreak/>
        <w:t>Chapitre 2</w:t>
      </w:r>
      <w:bookmarkEnd w:id="160"/>
      <w:bookmarkEnd w:id="161"/>
      <w:r w:rsidR="007A18A0" w:rsidRPr="00683D80">
        <w:t> </w:t>
      </w:r>
    </w:p>
    <w:p w14:paraId="27BDD651" w14:textId="02AEA491" w:rsidR="008B50FC" w:rsidRPr="00683D80" w:rsidRDefault="007A18A0" w:rsidP="00683D80">
      <w:pPr>
        <w:pStyle w:val="Titre1"/>
      </w:pPr>
      <w:bookmarkStart w:id="162" w:name="_Toc202537210"/>
      <w:bookmarkStart w:id="163" w:name="_Toc202538198"/>
      <w:bookmarkStart w:id="164" w:name="_Toc202538632"/>
      <w:bookmarkStart w:id="165" w:name="_Toc202679131"/>
      <w:bookmarkStart w:id="166" w:name="_Toc202769859"/>
      <w:bookmarkStart w:id="167" w:name="_Toc202770092"/>
      <w:bookmarkStart w:id="168" w:name="_Toc202771396"/>
      <w:bookmarkStart w:id="169" w:name="_Toc202972573"/>
      <w:bookmarkStart w:id="170" w:name="_Toc202972963"/>
      <w:bookmarkStart w:id="171" w:name="_Toc202973316"/>
      <w:r w:rsidRPr="00683D80">
        <w:t>ETAT DE L’ART</w:t>
      </w:r>
      <w:bookmarkEnd w:id="162"/>
      <w:bookmarkEnd w:id="163"/>
      <w:bookmarkEnd w:id="164"/>
      <w:bookmarkEnd w:id="165"/>
      <w:bookmarkEnd w:id="166"/>
      <w:bookmarkEnd w:id="167"/>
      <w:bookmarkEnd w:id="168"/>
      <w:bookmarkEnd w:id="169"/>
      <w:bookmarkEnd w:id="170"/>
      <w:bookmarkEnd w:id="171"/>
      <w:r w:rsidRPr="00683D80">
        <w:t xml:space="preserve"> </w:t>
      </w:r>
    </w:p>
    <w:p w14:paraId="7AD6A662" w14:textId="55EF421F" w:rsidR="00857E18" w:rsidRDefault="00857E18" w:rsidP="00E7259B">
      <w:pPr>
        <w:spacing w:line="360" w:lineRule="auto"/>
        <w:jc w:val="both"/>
        <w:rPr>
          <w:rFonts w:ascii="Times New Roman" w:hAnsi="Times New Roman" w:cs="Times New Roman"/>
          <w:bCs/>
          <w:sz w:val="28"/>
          <w:szCs w:val="28"/>
        </w:rPr>
      </w:pPr>
    </w:p>
    <w:p w14:paraId="2D816313" w14:textId="77777777" w:rsidR="00683D80" w:rsidRPr="001A094C" w:rsidRDefault="00683D80" w:rsidP="00E7259B">
      <w:pPr>
        <w:spacing w:line="360" w:lineRule="auto"/>
        <w:jc w:val="both"/>
        <w:rPr>
          <w:rFonts w:ascii="Times New Roman" w:hAnsi="Times New Roman" w:cs="Times New Roman"/>
          <w:bCs/>
          <w:sz w:val="28"/>
          <w:szCs w:val="28"/>
        </w:rPr>
      </w:pPr>
    </w:p>
    <w:p w14:paraId="4267A1A2" w14:textId="1CB09D52" w:rsidR="00727294" w:rsidRDefault="00DB7BA6"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Dans la littérature, nous avons rencontré deux grands systèmes, le premier est un système de type catalogue par universités, et le deuxième est un système de centralisation des thèses.</w:t>
      </w:r>
    </w:p>
    <w:p w14:paraId="55C84329" w14:textId="77777777" w:rsidR="00727294" w:rsidRPr="001A094C" w:rsidRDefault="00727294" w:rsidP="00E7259B">
      <w:pPr>
        <w:spacing w:line="360" w:lineRule="auto"/>
        <w:jc w:val="both"/>
        <w:rPr>
          <w:rFonts w:ascii="Times New Roman" w:hAnsi="Times New Roman" w:cs="Times New Roman"/>
          <w:bCs/>
          <w:sz w:val="28"/>
          <w:szCs w:val="28"/>
        </w:rPr>
      </w:pPr>
    </w:p>
    <w:p w14:paraId="5BA2F105" w14:textId="77777777" w:rsidR="00AD0C6C" w:rsidRPr="001A094C" w:rsidRDefault="005E2CE9" w:rsidP="00765205">
      <w:pPr>
        <w:pStyle w:val="Titre2"/>
      </w:pPr>
      <w:bookmarkStart w:id="172" w:name="_Toc202972964"/>
      <w:bookmarkStart w:id="173" w:name="_Toc202973317"/>
      <w:r w:rsidRPr="001A094C">
        <w:t xml:space="preserve">2.1   </w:t>
      </w:r>
      <w:r w:rsidR="00DB7BA6" w:rsidRPr="001A094C">
        <w:t>Système</w:t>
      </w:r>
      <w:r w:rsidRPr="001A094C">
        <w:t xml:space="preserve"> </w:t>
      </w:r>
      <w:r w:rsidR="00DB7BA6" w:rsidRPr="001A094C">
        <w:t>de type catalogue par université</w:t>
      </w:r>
      <w:bookmarkEnd w:id="172"/>
      <w:bookmarkEnd w:id="173"/>
    </w:p>
    <w:p w14:paraId="0326A13A" w14:textId="61DC4DD6" w:rsidR="005E2CE9" w:rsidRPr="001A094C" w:rsidRDefault="00DB7BA6" w:rsidP="00AD0C6C">
      <w:pPr>
        <w:pStyle w:val="Titre1"/>
      </w:pPr>
      <w:r w:rsidRPr="001A094C">
        <w:t xml:space="preserve"> </w:t>
      </w:r>
    </w:p>
    <w:p w14:paraId="7C03ED62" w14:textId="0B049F31" w:rsidR="00DB7BA6" w:rsidRPr="001A094C" w:rsidRDefault="00DB7BA6" w:rsidP="00765205">
      <w:pPr>
        <w:pStyle w:val="Titre3"/>
      </w:pPr>
      <w:bookmarkStart w:id="174" w:name="_Toc202538634"/>
      <w:bookmarkStart w:id="175" w:name="_Toc202677480"/>
      <w:bookmarkStart w:id="176" w:name="_Toc202679133"/>
      <w:bookmarkStart w:id="177" w:name="_Toc202769861"/>
      <w:bookmarkStart w:id="178" w:name="_Toc202771398"/>
      <w:bookmarkStart w:id="179" w:name="_Toc202972575"/>
      <w:bookmarkStart w:id="180" w:name="_Toc202972965"/>
      <w:bookmarkStart w:id="181" w:name="_Toc202973318"/>
      <w:r w:rsidRPr="001A094C">
        <w:t>2.1.1 Présentation</w:t>
      </w:r>
      <w:bookmarkEnd w:id="174"/>
      <w:bookmarkEnd w:id="175"/>
      <w:bookmarkEnd w:id="176"/>
      <w:bookmarkEnd w:id="177"/>
      <w:bookmarkEnd w:id="178"/>
      <w:bookmarkEnd w:id="179"/>
      <w:bookmarkEnd w:id="180"/>
      <w:bookmarkEnd w:id="181"/>
    </w:p>
    <w:p w14:paraId="4B5BC728" w14:textId="77777777" w:rsidR="00AD0C6C" w:rsidRPr="001A094C" w:rsidRDefault="00AD0C6C" w:rsidP="00AD0C6C"/>
    <w:p w14:paraId="3DB6B51A" w14:textId="77777777" w:rsidR="00DB7BA6" w:rsidRDefault="00DB7BA6"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 xml:space="preserve">Ce premier </w:t>
      </w:r>
      <w:r w:rsidR="005E2CE9" w:rsidRPr="001A094C">
        <w:rPr>
          <w:rFonts w:ascii="Times New Roman" w:hAnsi="Times New Roman" w:cs="Times New Roman"/>
          <w:bCs/>
          <w:sz w:val="28"/>
          <w:szCs w:val="28"/>
        </w:rPr>
        <w:t>système repose</w:t>
      </w:r>
      <w:r w:rsidRPr="001A094C">
        <w:rPr>
          <w:rFonts w:ascii="Times New Roman" w:hAnsi="Times New Roman" w:cs="Times New Roman"/>
          <w:bCs/>
          <w:sz w:val="28"/>
          <w:szCs w:val="28"/>
        </w:rPr>
        <w:t xml:space="preserve"> sur une approche décentralisée, où chaque université gère son propre catalogue ou dépôt institutionnel de thèses, généralement via une plateforme locale ou un portail académique spécifique à l’établissement. Ce système permet à chaque université d’assurer la collecte, l’archivage et la diffusion des travaux de recherche doctorale produits au sein de ses écoles doctorales. L’université peut ainsi structurer les informations selon ses propres critères : disciplines enseignées, organisation administrative interne, spécificités de publication, etc. Bien que ces catalogues puissent être intégrés dans une plateforme nationale plus large, ils conservent leur autonomie dans la gestion des données. Cela signifie que chaque université reste seule responsable du format, de la mise à jour et de la qualité des métadonnées associées aux thèses.</w:t>
      </w:r>
    </w:p>
    <w:p w14:paraId="77AEF58C" w14:textId="240F0B71" w:rsidR="00A4574D" w:rsidRPr="001A094C" w:rsidRDefault="00A4574D"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 xml:space="preserve">Par exemple, l'Institut </w:t>
      </w:r>
      <w:r w:rsidR="00857A2E">
        <w:rPr>
          <w:rFonts w:ascii="Times New Roman" w:hAnsi="Times New Roman" w:cs="Times New Roman"/>
          <w:bCs/>
          <w:sz w:val="28"/>
          <w:szCs w:val="28"/>
        </w:rPr>
        <w:t>m</w:t>
      </w:r>
      <w:r w:rsidRPr="001A094C">
        <w:rPr>
          <w:rFonts w:ascii="Times New Roman" w:hAnsi="Times New Roman" w:cs="Times New Roman"/>
          <w:bCs/>
          <w:sz w:val="28"/>
          <w:szCs w:val="28"/>
        </w:rPr>
        <w:t xml:space="preserve">arocain de l’Information Scientifique et Technique (IMIST) propose un catalogue des thèses permettant la collecte et la diffusion des </w:t>
      </w:r>
      <w:r w:rsidRPr="001A094C">
        <w:rPr>
          <w:rFonts w:ascii="Times New Roman" w:hAnsi="Times New Roman" w:cs="Times New Roman"/>
          <w:bCs/>
          <w:sz w:val="28"/>
          <w:szCs w:val="28"/>
        </w:rPr>
        <w:lastRenderedPageBreak/>
        <w:t>thèses et mémoires soutenus dans les différentes universités et établissements de formation des cadres marocains [</w:t>
      </w:r>
      <w:r>
        <w:rPr>
          <w:rFonts w:ascii="Times New Roman" w:hAnsi="Times New Roman" w:cs="Times New Roman"/>
          <w:bCs/>
          <w:sz w:val="28"/>
          <w:szCs w:val="28"/>
        </w:rPr>
        <w:t>6</w:t>
      </w:r>
      <w:r w:rsidRPr="001A094C">
        <w:rPr>
          <w:rFonts w:ascii="Times New Roman" w:hAnsi="Times New Roman" w:cs="Times New Roman"/>
          <w:bCs/>
          <w:sz w:val="28"/>
          <w:szCs w:val="28"/>
        </w:rPr>
        <w:t>]</w:t>
      </w:r>
      <w:r>
        <w:rPr>
          <w:rFonts w:ascii="Times New Roman" w:hAnsi="Times New Roman" w:cs="Times New Roman"/>
          <w:color w:val="000000" w:themeColor="text1"/>
          <w:sz w:val="28"/>
          <w:szCs w:val="28"/>
        </w:rPr>
        <w:t xml:space="preserve"> </w:t>
      </w:r>
      <w:r w:rsidRPr="001A094C">
        <w:rPr>
          <w:rFonts w:ascii="Times New Roman" w:hAnsi="Times New Roman" w:cs="Times New Roman"/>
          <w:bCs/>
          <w:sz w:val="28"/>
          <w:szCs w:val="28"/>
        </w:rPr>
        <w:t>(figure 2.1)</w:t>
      </w:r>
      <w:r>
        <w:rPr>
          <w:rFonts w:ascii="Times New Roman" w:hAnsi="Times New Roman" w:cs="Times New Roman"/>
          <w:bCs/>
          <w:sz w:val="28"/>
          <w:szCs w:val="28"/>
        </w:rPr>
        <w:t>.</w:t>
      </w:r>
    </w:p>
    <w:p w14:paraId="06AC5D4A" w14:textId="6D30241B" w:rsidR="00DB7BA6" w:rsidRPr="00A4574D" w:rsidRDefault="00A4574D" w:rsidP="00486547">
      <w:pPr>
        <w:spacing w:line="360" w:lineRule="auto"/>
        <w:jc w:val="center"/>
        <w:rPr>
          <w:rFonts w:ascii="Times New Roman" w:hAnsi="Times New Roman" w:cs="Times New Roman"/>
          <w:bCs/>
          <w:sz w:val="28"/>
          <w:szCs w:val="28"/>
        </w:rPr>
      </w:pPr>
      <w:r w:rsidRPr="001A094C">
        <w:rPr>
          <w:rFonts w:ascii="Times New Roman" w:hAnsi="Times New Roman" w:cs="Times New Roman"/>
          <w:b/>
          <w:bCs/>
          <w:noProof/>
          <w:color w:val="000000"/>
          <w:sz w:val="28"/>
          <w:szCs w:val="28"/>
          <w:bdr w:val="none" w:sz="0" w:space="0" w:color="auto" w:frame="1"/>
          <w:lang w:eastAsia="fr-FR"/>
        </w:rPr>
        <w:drawing>
          <wp:anchor distT="0" distB="0" distL="114300" distR="114300" simplePos="0" relativeHeight="251671552" behindDoc="0" locked="0" layoutInCell="1" allowOverlap="1" wp14:anchorId="423306E5" wp14:editId="62BEEDAC">
            <wp:simplePos x="0" y="0"/>
            <wp:positionH relativeFrom="margin">
              <wp:align>left</wp:align>
            </wp:positionH>
            <wp:positionV relativeFrom="paragraph">
              <wp:posOffset>0</wp:posOffset>
            </wp:positionV>
            <wp:extent cx="5715000" cy="1685925"/>
            <wp:effectExtent l="0" t="0" r="0" b="9525"/>
            <wp:wrapSquare wrapText="bothSides"/>
            <wp:docPr id="108922508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1685925"/>
                    </a:xfrm>
                    <a:prstGeom prst="rect">
                      <a:avLst/>
                    </a:prstGeom>
                    <a:noFill/>
                    <a:ln>
                      <a:noFill/>
                    </a:ln>
                  </pic:spPr>
                </pic:pic>
              </a:graphicData>
            </a:graphic>
            <wp14:sizeRelV relativeFrom="margin">
              <wp14:pctHeight>0</wp14:pctHeight>
            </wp14:sizeRelV>
          </wp:anchor>
        </w:drawing>
      </w:r>
      <w:r w:rsidR="00BD0E12" w:rsidRPr="001A094C">
        <w:rPr>
          <w:rFonts w:ascii="Times New Roman" w:hAnsi="Times New Roman" w:cs="Times New Roman"/>
          <w:sz w:val="28"/>
          <w:szCs w:val="28"/>
        </w:rPr>
        <w:t xml:space="preserve">Figure </w:t>
      </w:r>
      <w:r w:rsidR="00DB7BA6" w:rsidRPr="001A094C">
        <w:rPr>
          <w:rFonts w:ascii="Times New Roman" w:hAnsi="Times New Roman" w:cs="Times New Roman"/>
          <w:sz w:val="28"/>
          <w:szCs w:val="28"/>
        </w:rPr>
        <w:t xml:space="preserve">2.1 : page d’accueil </w:t>
      </w:r>
      <w:r w:rsidR="00E7259B" w:rsidRPr="001A094C">
        <w:rPr>
          <w:rFonts w:ascii="Times New Roman" w:hAnsi="Times New Roman" w:cs="Times New Roman"/>
          <w:sz w:val="28"/>
          <w:szCs w:val="28"/>
        </w:rPr>
        <w:t>Toubkal</w:t>
      </w:r>
    </w:p>
    <w:p w14:paraId="1D8384FA" w14:textId="02DCAAB8" w:rsidR="00DB7BA6" w:rsidRPr="001A094C" w:rsidRDefault="00DB7BA6" w:rsidP="00E7259B">
      <w:pPr>
        <w:spacing w:line="360" w:lineRule="auto"/>
        <w:jc w:val="both"/>
        <w:rPr>
          <w:rFonts w:ascii="Times New Roman" w:hAnsi="Times New Roman" w:cs="Times New Roman"/>
          <w:b/>
          <w:sz w:val="28"/>
          <w:szCs w:val="28"/>
        </w:rPr>
      </w:pPr>
    </w:p>
    <w:p w14:paraId="59911AEC" w14:textId="3AEBB5AB" w:rsidR="00DB7BA6" w:rsidRPr="001A094C" w:rsidRDefault="00DB7BA6" w:rsidP="00765205">
      <w:pPr>
        <w:pStyle w:val="Titre3"/>
      </w:pPr>
      <w:bookmarkStart w:id="182" w:name="_Toc202538635"/>
      <w:bookmarkStart w:id="183" w:name="_Toc202677481"/>
      <w:bookmarkStart w:id="184" w:name="_Toc202679134"/>
      <w:bookmarkStart w:id="185" w:name="_Toc202769862"/>
      <w:bookmarkStart w:id="186" w:name="_Toc202771399"/>
      <w:bookmarkStart w:id="187" w:name="_Toc202972576"/>
      <w:bookmarkStart w:id="188" w:name="_Toc202972966"/>
      <w:bookmarkStart w:id="189" w:name="_Toc202973319"/>
      <w:r w:rsidRPr="001A094C">
        <w:t>2.1.2 Avantages et limites</w:t>
      </w:r>
      <w:bookmarkEnd w:id="182"/>
      <w:bookmarkEnd w:id="183"/>
      <w:bookmarkEnd w:id="184"/>
      <w:bookmarkEnd w:id="185"/>
      <w:bookmarkEnd w:id="186"/>
      <w:bookmarkEnd w:id="187"/>
      <w:bookmarkEnd w:id="188"/>
      <w:bookmarkEnd w:id="189"/>
    </w:p>
    <w:p w14:paraId="7FA52561" w14:textId="77777777" w:rsidR="00AD0C6C" w:rsidRPr="001A094C" w:rsidRDefault="00AD0C6C" w:rsidP="00AD0C6C"/>
    <w:p w14:paraId="3869FE54" w14:textId="3589E8DE" w:rsidR="007B738D" w:rsidRDefault="00DB7BA6"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L’avantage majeur de ce système est qu’il respecte l’autonomie des établissements universitaires et permet une adaptation fine aux besoins locaux. Il est particulièrement pertinent dans des pays disposant de structures universitaires très hétérogènes ou dans des contextes où les établissements ont des priorités ou des domaines de recherche différents. En revanche, ce modèle présente des limites en termes de coordination nationale : il est difficile pour un utilisateur extérieur d’avoir une vision globale de la recherche doctorale dans le pays, car les données sont éparpillées entre plusieurs plateformes. De plus, les formats d’enregistrement, les politiques d’accès et les outils de recherche peuvent varier d’une université à une autre, ce qui complique l’interopérabilité et la visibilité internationale des travaux. Ce manque d’unification rend aussi difficile la mise en place de collaborations transversales entre chercheurs appartenant à différentes institutions. Ce qui serait intéressant c’est de créer un système permettant de regrouper toutes ces thèses dans un même endroit. C’est justement ce que nous permet de faire le système dont nous allons parler dans la section suivante.</w:t>
      </w:r>
    </w:p>
    <w:p w14:paraId="40930184" w14:textId="77777777" w:rsidR="00142CEC" w:rsidRDefault="00142CEC" w:rsidP="00E7259B">
      <w:pPr>
        <w:spacing w:line="360" w:lineRule="auto"/>
        <w:jc w:val="both"/>
        <w:rPr>
          <w:rFonts w:ascii="Times New Roman" w:hAnsi="Times New Roman" w:cs="Times New Roman"/>
          <w:bCs/>
          <w:sz w:val="28"/>
          <w:szCs w:val="28"/>
        </w:rPr>
      </w:pPr>
    </w:p>
    <w:p w14:paraId="48707F48" w14:textId="77777777" w:rsidR="00142CEC" w:rsidRPr="001A094C" w:rsidRDefault="00142CEC" w:rsidP="00E7259B">
      <w:pPr>
        <w:spacing w:line="360" w:lineRule="auto"/>
        <w:jc w:val="both"/>
        <w:rPr>
          <w:rFonts w:ascii="Times New Roman" w:hAnsi="Times New Roman" w:cs="Times New Roman"/>
          <w:bCs/>
          <w:sz w:val="28"/>
          <w:szCs w:val="28"/>
        </w:rPr>
      </w:pPr>
    </w:p>
    <w:p w14:paraId="69E819F5" w14:textId="63220576" w:rsidR="00DB7BA6" w:rsidRPr="001A094C" w:rsidRDefault="00DB7BA6" w:rsidP="00765205">
      <w:pPr>
        <w:pStyle w:val="Titre2"/>
      </w:pPr>
      <w:bookmarkStart w:id="190" w:name="_Toc202972967"/>
      <w:bookmarkStart w:id="191" w:name="_Toc202973320"/>
      <w:r w:rsidRPr="001A094C">
        <w:t>2.2.  Systèmes de</w:t>
      </w:r>
      <w:r w:rsidR="007B738D" w:rsidRPr="001A094C">
        <w:t xml:space="preserve"> type centralisation des thèses</w:t>
      </w:r>
      <w:bookmarkEnd w:id="190"/>
      <w:bookmarkEnd w:id="191"/>
    </w:p>
    <w:p w14:paraId="2B386552" w14:textId="33E4DF03" w:rsidR="00AD0C6C" w:rsidRPr="001A094C" w:rsidRDefault="00AD0C6C" w:rsidP="00AD0C6C"/>
    <w:p w14:paraId="0838C325" w14:textId="192D1F60" w:rsidR="00DB7BA6" w:rsidRPr="001A094C" w:rsidRDefault="00AB229B" w:rsidP="00765205">
      <w:pPr>
        <w:pStyle w:val="Titre3"/>
      </w:pPr>
      <w:bookmarkStart w:id="192" w:name="_Toc202538637"/>
      <w:bookmarkStart w:id="193" w:name="_Toc202677483"/>
      <w:bookmarkStart w:id="194" w:name="_Toc202679136"/>
      <w:bookmarkStart w:id="195" w:name="_Toc202769864"/>
      <w:bookmarkStart w:id="196" w:name="_Toc202771401"/>
      <w:bookmarkStart w:id="197" w:name="_Toc202972578"/>
      <w:bookmarkStart w:id="198" w:name="_Toc202972968"/>
      <w:bookmarkStart w:id="199" w:name="_Toc202973321"/>
      <w:r w:rsidRPr="001A094C">
        <w:t>2.2.1</w:t>
      </w:r>
      <w:r w:rsidR="00DB7BA6" w:rsidRPr="001A094C">
        <w:t xml:space="preserve"> Présentation</w:t>
      </w:r>
      <w:bookmarkEnd w:id="192"/>
      <w:bookmarkEnd w:id="193"/>
      <w:bookmarkEnd w:id="194"/>
      <w:bookmarkEnd w:id="195"/>
      <w:bookmarkEnd w:id="196"/>
      <w:bookmarkEnd w:id="197"/>
      <w:bookmarkEnd w:id="198"/>
      <w:bookmarkEnd w:id="199"/>
    </w:p>
    <w:p w14:paraId="00B2CBCB" w14:textId="77777777" w:rsidR="00765205" w:rsidRPr="001A094C" w:rsidRDefault="00765205" w:rsidP="00765205">
      <w:pPr>
        <w:pStyle w:val="Titre3"/>
      </w:pPr>
    </w:p>
    <w:p w14:paraId="04A31A0B" w14:textId="7F51D680" w:rsidR="00DB7BA6" w:rsidRPr="001A094C" w:rsidRDefault="00DB7BA6"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 xml:space="preserve">Le second système se base sur une plateforme unique qui regroupe toutes les thèses soutenues dans un pays, indépendamment de l’université ou de l’école doctorale d’origine. Ce système est souvent piloté par une autorité centrale (ministère, agence nationale de la recherche) et vise à offrir une vue d’ensemble organisée et cohérente de la production scientifique doctorale au </w:t>
      </w:r>
      <w:r w:rsidR="00857A2E">
        <w:rPr>
          <w:rFonts w:ascii="Times New Roman" w:hAnsi="Times New Roman" w:cs="Times New Roman"/>
          <w:bCs/>
          <w:sz w:val="28"/>
          <w:szCs w:val="28"/>
        </w:rPr>
        <w:t>plan</w:t>
      </w:r>
      <w:r w:rsidRPr="001A094C">
        <w:rPr>
          <w:rFonts w:ascii="Times New Roman" w:hAnsi="Times New Roman" w:cs="Times New Roman"/>
          <w:bCs/>
          <w:sz w:val="28"/>
          <w:szCs w:val="28"/>
        </w:rPr>
        <w:t xml:space="preserve"> national. Un exemple emblématique de ce type de système est la plateforme française theses.fr, qui référence l’ensemble des thèses de doctorat soutenues dans les établissements d'enseignement supérieur français. La plateforme propose une interface commune, une structure homogène des fiches détaillées, et un moteur de recherche performant permettant d'accéder aux thèses selon des critères précis (auteur, directeur, domaine, université, etc.).</w:t>
      </w:r>
    </w:p>
    <w:p w14:paraId="03850160" w14:textId="45C6AB59" w:rsidR="00A14685" w:rsidRPr="001A094C" w:rsidRDefault="00DB7BA6" w:rsidP="00E7259B">
      <w:pPr>
        <w:spacing w:line="360" w:lineRule="auto"/>
        <w:jc w:val="both"/>
        <w:rPr>
          <w:rFonts w:ascii="Times New Roman" w:hAnsi="Times New Roman" w:cs="Times New Roman"/>
          <w:b/>
          <w:sz w:val="28"/>
          <w:szCs w:val="28"/>
        </w:rPr>
      </w:pPr>
      <w:r w:rsidRPr="001A094C">
        <w:rPr>
          <w:rFonts w:ascii="Times New Roman" w:hAnsi="Times New Roman" w:cs="Times New Roman"/>
          <w:bCs/>
          <w:sz w:val="28"/>
          <w:szCs w:val="28"/>
        </w:rPr>
        <w:t xml:space="preserve"> </w:t>
      </w:r>
      <w:r w:rsidR="00E7259B" w:rsidRPr="001A094C">
        <w:rPr>
          <w:rFonts w:ascii="Times New Roman" w:hAnsi="Times New Roman" w:cs="Times New Roman"/>
          <w:bCs/>
          <w:sz w:val="28"/>
          <w:szCs w:val="28"/>
        </w:rPr>
        <w:t>Par</w:t>
      </w:r>
      <w:r w:rsidRPr="001A094C">
        <w:rPr>
          <w:rFonts w:ascii="Times New Roman" w:hAnsi="Times New Roman" w:cs="Times New Roman"/>
          <w:bCs/>
          <w:sz w:val="28"/>
          <w:szCs w:val="28"/>
        </w:rPr>
        <w:t xml:space="preserve"> </w:t>
      </w:r>
      <w:r w:rsidR="00E7259B" w:rsidRPr="001A094C">
        <w:rPr>
          <w:rFonts w:ascii="Times New Roman" w:hAnsi="Times New Roman" w:cs="Times New Roman"/>
          <w:bCs/>
          <w:sz w:val="28"/>
          <w:szCs w:val="28"/>
        </w:rPr>
        <w:t xml:space="preserve">exemple, </w:t>
      </w:r>
      <w:r w:rsidR="00857A2E">
        <w:rPr>
          <w:rFonts w:ascii="Times New Roman" w:hAnsi="Times New Roman" w:cs="Times New Roman"/>
          <w:bCs/>
          <w:sz w:val="28"/>
          <w:szCs w:val="28"/>
        </w:rPr>
        <w:t>l</w:t>
      </w:r>
      <w:r w:rsidR="00E7259B" w:rsidRPr="001A094C">
        <w:rPr>
          <w:rFonts w:ascii="Times New Roman" w:hAnsi="Times New Roman" w:cs="Times New Roman"/>
          <w:bCs/>
          <w:sz w:val="28"/>
          <w:szCs w:val="28"/>
        </w:rPr>
        <w:t>e</w:t>
      </w:r>
      <w:r w:rsidRPr="001A094C">
        <w:rPr>
          <w:rFonts w:ascii="Times New Roman" w:hAnsi="Times New Roman" w:cs="Times New Roman"/>
          <w:bCs/>
          <w:sz w:val="28"/>
          <w:szCs w:val="28"/>
        </w:rPr>
        <w:t xml:space="preserve"> moteur de recherche theses.fr qui a pour objectif de recenser l’ensemble des thèses de doctorat soutenues en France depuis 1985, les sujets de thèse préparés au sein des établissements de l’enseignement supérieur français, et les personnes impliquées dans la recherche doctorale française</w:t>
      </w:r>
      <w:r w:rsidR="00BC1AF9">
        <w:rPr>
          <w:rFonts w:ascii="Times New Roman" w:hAnsi="Times New Roman" w:cs="Times New Roman"/>
          <w:bCs/>
          <w:sz w:val="28"/>
          <w:szCs w:val="28"/>
        </w:rPr>
        <w:t xml:space="preserve"> </w:t>
      </w:r>
      <w:r w:rsidR="00BC1AF9" w:rsidRPr="001A094C">
        <w:rPr>
          <w:rFonts w:ascii="Times New Roman" w:hAnsi="Times New Roman" w:cs="Times New Roman"/>
          <w:bCs/>
          <w:sz w:val="28"/>
          <w:szCs w:val="28"/>
        </w:rPr>
        <w:t>[</w:t>
      </w:r>
      <w:r w:rsidR="00BC1AF9">
        <w:rPr>
          <w:rFonts w:ascii="Times New Roman" w:hAnsi="Times New Roman" w:cs="Times New Roman"/>
          <w:bCs/>
          <w:sz w:val="28"/>
          <w:szCs w:val="28"/>
        </w:rPr>
        <w:t>7</w:t>
      </w:r>
      <w:r w:rsidR="00BC1AF9" w:rsidRPr="001A094C">
        <w:rPr>
          <w:rFonts w:ascii="Times New Roman" w:hAnsi="Times New Roman" w:cs="Times New Roman"/>
          <w:bCs/>
          <w:sz w:val="28"/>
          <w:szCs w:val="28"/>
        </w:rPr>
        <w:t>]</w:t>
      </w:r>
      <w:r w:rsidR="00E7259B" w:rsidRPr="001A094C">
        <w:rPr>
          <w:rFonts w:ascii="Times New Roman" w:hAnsi="Times New Roman" w:cs="Times New Roman"/>
          <w:bCs/>
          <w:sz w:val="28"/>
          <w:szCs w:val="28"/>
        </w:rPr>
        <w:t xml:space="preserve"> (figure 2.2)</w:t>
      </w:r>
      <w:r w:rsidRPr="001A094C">
        <w:rPr>
          <w:rFonts w:ascii="Times New Roman" w:hAnsi="Times New Roman" w:cs="Times New Roman"/>
          <w:bCs/>
          <w:sz w:val="28"/>
          <w:szCs w:val="28"/>
        </w:rPr>
        <w:t>.</w:t>
      </w:r>
    </w:p>
    <w:p w14:paraId="359AF865" w14:textId="55FA9F56" w:rsidR="00727294" w:rsidRDefault="00A14685" w:rsidP="00E7259B">
      <w:pPr>
        <w:spacing w:line="360" w:lineRule="auto"/>
        <w:jc w:val="both"/>
        <w:rPr>
          <w:rFonts w:ascii="Times New Roman" w:hAnsi="Times New Roman" w:cs="Times New Roman"/>
          <w:b/>
          <w:sz w:val="28"/>
          <w:szCs w:val="28"/>
        </w:rPr>
      </w:pPr>
      <w:r w:rsidRPr="001A094C">
        <w:rPr>
          <w:b/>
          <w:bCs/>
          <w:noProof/>
          <w:color w:val="000000"/>
          <w:sz w:val="28"/>
          <w:szCs w:val="28"/>
          <w:bdr w:val="none" w:sz="0" w:space="0" w:color="auto" w:frame="1"/>
          <w:lang w:eastAsia="fr-FR"/>
        </w:rPr>
        <w:drawing>
          <wp:inline distT="0" distB="0" distL="0" distR="0" wp14:anchorId="7DD2F829" wp14:editId="21873455">
            <wp:extent cx="5732780" cy="2032635"/>
            <wp:effectExtent l="0" t="0" r="1270" b="5715"/>
            <wp:docPr id="133046651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780" cy="2032635"/>
                    </a:xfrm>
                    <a:prstGeom prst="rect">
                      <a:avLst/>
                    </a:prstGeom>
                    <a:noFill/>
                    <a:ln>
                      <a:noFill/>
                    </a:ln>
                  </pic:spPr>
                </pic:pic>
              </a:graphicData>
            </a:graphic>
          </wp:inline>
        </w:drawing>
      </w:r>
    </w:p>
    <w:p w14:paraId="7E79C3E5" w14:textId="3E90019F" w:rsidR="005B1002" w:rsidRPr="00C80F71" w:rsidRDefault="00DB7BA6" w:rsidP="00E7259B">
      <w:pPr>
        <w:spacing w:line="360" w:lineRule="auto"/>
        <w:jc w:val="both"/>
        <w:rPr>
          <w:rFonts w:ascii="Times New Roman" w:hAnsi="Times New Roman" w:cs="Times New Roman"/>
          <w:bCs/>
          <w:sz w:val="28"/>
          <w:szCs w:val="28"/>
        </w:rPr>
      </w:pPr>
      <w:r w:rsidRPr="001A094C">
        <w:rPr>
          <w:rFonts w:ascii="Times New Roman" w:hAnsi="Times New Roman" w:cs="Times New Roman"/>
          <w:b/>
          <w:sz w:val="28"/>
          <w:szCs w:val="28"/>
        </w:rPr>
        <w:t xml:space="preserve">               </w:t>
      </w:r>
      <w:r w:rsidRPr="001A094C">
        <w:rPr>
          <w:rFonts w:ascii="Times New Roman" w:hAnsi="Times New Roman" w:cs="Times New Roman"/>
          <w:b/>
          <w:sz w:val="28"/>
          <w:szCs w:val="28"/>
        </w:rPr>
        <w:tab/>
        <w:t xml:space="preserve">           </w:t>
      </w:r>
      <w:r w:rsidRPr="001A094C">
        <w:rPr>
          <w:rFonts w:ascii="Times New Roman" w:hAnsi="Times New Roman" w:cs="Times New Roman"/>
          <w:bCs/>
          <w:sz w:val="28"/>
          <w:szCs w:val="28"/>
        </w:rPr>
        <w:t>Figure 2.</w:t>
      </w:r>
      <w:r w:rsidR="00A14685" w:rsidRPr="001A094C">
        <w:rPr>
          <w:rFonts w:ascii="Times New Roman" w:hAnsi="Times New Roman" w:cs="Times New Roman"/>
          <w:bCs/>
          <w:sz w:val="28"/>
          <w:szCs w:val="28"/>
        </w:rPr>
        <w:t>2</w:t>
      </w:r>
      <w:r w:rsidRPr="001A094C">
        <w:rPr>
          <w:rFonts w:ascii="Times New Roman" w:hAnsi="Times New Roman" w:cs="Times New Roman"/>
          <w:bCs/>
          <w:sz w:val="28"/>
          <w:szCs w:val="28"/>
        </w:rPr>
        <w:t>: page d’accueil theses.fr</w:t>
      </w:r>
    </w:p>
    <w:p w14:paraId="6F485B4F" w14:textId="77777777" w:rsidR="00727294" w:rsidRDefault="00727294" w:rsidP="00AB229B">
      <w:pPr>
        <w:pStyle w:val="Titre3"/>
      </w:pPr>
      <w:bookmarkStart w:id="200" w:name="_Toc202538638"/>
      <w:bookmarkStart w:id="201" w:name="_Toc202677484"/>
      <w:bookmarkStart w:id="202" w:name="_Toc202679137"/>
      <w:bookmarkStart w:id="203" w:name="_Toc202769865"/>
      <w:bookmarkStart w:id="204" w:name="_Toc202771402"/>
    </w:p>
    <w:p w14:paraId="4F0C6DE0" w14:textId="77777777" w:rsidR="00727294" w:rsidRDefault="00727294" w:rsidP="00AB229B">
      <w:pPr>
        <w:pStyle w:val="Titre3"/>
      </w:pPr>
    </w:p>
    <w:p w14:paraId="5A3D6DD9" w14:textId="45E3CBC0" w:rsidR="00DB7BA6" w:rsidRPr="001A094C" w:rsidRDefault="00E7259B" w:rsidP="00AB229B">
      <w:pPr>
        <w:pStyle w:val="Titre3"/>
      </w:pPr>
      <w:bookmarkStart w:id="205" w:name="_Toc202972579"/>
      <w:bookmarkStart w:id="206" w:name="_Toc202972969"/>
      <w:bookmarkStart w:id="207" w:name="_Toc202973322"/>
      <w:r w:rsidRPr="001A094C">
        <w:t xml:space="preserve">2.2.2 </w:t>
      </w:r>
      <w:r w:rsidR="00DB7BA6" w:rsidRPr="001A094C">
        <w:t>Avantages et limites</w:t>
      </w:r>
      <w:bookmarkEnd w:id="200"/>
      <w:bookmarkEnd w:id="201"/>
      <w:bookmarkEnd w:id="202"/>
      <w:bookmarkEnd w:id="203"/>
      <w:bookmarkEnd w:id="204"/>
      <w:bookmarkEnd w:id="205"/>
      <w:bookmarkEnd w:id="206"/>
      <w:bookmarkEnd w:id="207"/>
      <w:r w:rsidR="00DB7BA6" w:rsidRPr="001A094C">
        <w:t xml:space="preserve"> </w:t>
      </w:r>
    </w:p>
    <w:p w14:paraId="0D55DCDE" w14:textId="77777777" w:rsidR="00AB229B" w:rsidRPr="001A094C" w:rsidRDefault="00AB229B" w:rsidP="00AB229B">
      <w:pPr>
        <w:pStyle w:val="Titre3"/>
      </w:pPr>
    </w:p>
    <w:p w14:paraId="41F0CD83" w14:textId="6E25AE20" w:rsidR="00DB7BA6" w:rsidRDefault="00DB7BA6"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Ce modèle offre l'avantage d’une centralisation complète des informations, ce qui facilite non seulement la consultation</w:t>
      </w:r>
      <w:r w:rsidR="00857A2E">
        <w:rPr>
          <w:rFonts w:ascii="Times New Roman" w:hAnsi="Times New Roman" w:cs="Times New Roman"/>
          <w:bCs/>
          <w:sz w:val="28"/>
          <w:szCs w:val="28"/>
        </w:rPr>
        <w:t>,</w:t>
      </w:r>
      <w:r w:rsidRPr="001A094C">
        <w:rPr>
          <w:rFonts w:ascii="Times New Roman" w:hAnsi="Times New Roman" w:cs="Times New Roman"/>
          <w:bCs/>
          <w:sz w:val="28"/>
          <w:szCs w:val="28"/>
        </w:rPr>
        <w:t xml:space="preserve"> mais aussi la comparaison entre thèses, et favorise la visibilité internationale de la recherche nationale. Grâce à une standardisation des métadonnées et des processus de publication, ce type de plateforme améliore la qualité de l’information disponible et permet une meilleure valorisation des résultats de la recherche. En outre, il encourage les collaborations entre chercheurs, puisqu’il devient aisé de repérer les thématiques similaires ou complémentaires à travers tout le pays. Cependant, sa mise en œuvre nécessite une forte coordination entre les universités, ce qui peut poser des problèmes d’intégration lorsque les établissements n’utilisent pas les mêmes formats ou systèmes de gestion. Par ailleurs, certaines universités peuvent résister à cette forme de centralisation perçue comme une perte d’autonomie. Enfin, bien que ce système soit efficace pour une diffusion nationale, il peut manquer de flexibilité pour s’adapter à des contextes locaux ou régionaux variés, ce qui peut entraîner une moindre appropriation par certains acteurs du milieu académique.</w:t>
      </w:r>
    </w:p>
    <w:p w14:paraId="3B88A4F6" w14:textId="77777777" w:rsidR="00727294" w:rsidRPr="001A094C" w:rsidRDefault="00727294" w:rsidP="00E7259B">
      <w:pPr>
        <w:spacing w:line="360" w:lineRule="auto"/>
        <w:jc w:val="both"/>
        <w:rPr>
          <w:rFonts w:ascii="Times New Roman" w:hAnsi="Times New Roman" w:cs="Times New Roman"/>
          <w:bCs/>
          <w:sz w:val="28"/>
          <w:szCs w:val="28"/>
        </w:rPr>
      </w:pPr>
    </w:p>
    <w:p w14:paraId="300A4D17" w14:textId="0BF1634A" w:rsidR="00AB229B" w:rsidRPr="001A094C" w:rsidRDefault="00150F7A" w:rsidP="00AB229B">
      <w:pPr>
        <w:pStyle w:val="Titre2"/>
      </w:pPr>
      <w:bookmarkStart w:id="208" w:name="_Toc202972970"/>
      <w:bookmarkStart w:id="209" w:name="_Toc202973323"/>
      <w:r w:rsidRPr="001A094C">
        <w:t xml:space="preserve">2.3 </w:t>
      </w:r>
      <w:r w:rsidR="009234A2" w:rsidRPr="001A094C">
        <w:t>S</w:t>
      </w:r>
      <w:r w:rsidRPr="001A094C">
        <w:t>ystème retenu pour le projet</w:t>
      </w:r>
      <w:bookmarkEnd w:id="208"/>
      <w:bookmarkEnd w:id="209"/>
      <w:r w:rsidR="00C31889">
        <w:t xml:space="preserve"> </w:t>
      </w:r>
    </w:p>
    <w:p w14:paraId="4E0902AB" w14:textId="49F751CF" w:rsidR="00DB7BA6" w:rsidRPr="001A094C" w:rsidRDefault="00DB7BA6" w:rsidP="00AB229B">
      <w:pPr>
        <w:pStyle w:val="Titre2"/>
      </w:pPr>
      <w:r w:rsidRPr="001A094C">
        <w:t xml:space="preserve"> </w:t>
      </w:r>
    </w:p>
    <w:p w14:paraId="4AB83010" w14:textId="625F37B2" w:rsidR="00DB7BA6" w:rsidRPr="001A094C" w:rsidRDefault="00AB229B"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Pour notre projet,</w:t>
      </w:r>
      <w:r w:rsidR="00DB7BA6" w:rsidRPr="001A094C">
        <w:rPr>
          <w:rFonts w:ascii="Times New Roman" w:hAnsi="Times New Roman" w:cs="Times New Roman"/>
          <w:bCs/>
          <w:sz w:val="28"/>
          <w:szCs w:val="28"/>
        </w:rPr>
        <w:t xml:space="preserve"> </w:t>
      </w:r>
      <w:r w:rsidR="00857A2E">
        <w:rPr>
          <w:rFonts w:ascii="Times New Roman" w:hAnsi="Times New Roman" w:cs="Times New Roman"/>
          <w:bCs/>
          <w:sz w:val="28"/>
          <w:szCs w:val="28"/>
        </w:rPr>
        <w:t>p</w:t>
      </w:r>
      <w:r w:rsidR="00DB7BA6" w:rsidRPr="001A094C">
        <w:rPr>
          <w:rFonts w:ascii="Times New Roman" w:hAnsi="Times New Roman" w:cs="Times New Roman"/>
          <w:bCs/>
          <w:sz w:val="28"/>
          <w:szCs w:val="28"/>
        </w:rPr>
        <w:t xml:space="preserve">lutôt que de reproduire exactement l’un </w:t>
      </w:r>
      <w:r w:rsidR="000E4D8B" w:rsidRPr="001A094C">
        <w:rPr>
          <w:rFonts w:ascii="Times New Roman" w:hAnsi="Times New Roman" w:cs="Times New Roman"/>
          <w:bCs/>
          <w:sz w:val="28"/>
          <w:szCs w:val="28"/>
        </w:rPr>
        <w:t>des deux grands systèmes rencontrés</w:t>
      </w:r>
      <w:r w:rsidR="00DB7BA6" w:rsidRPr="001A094C">
        <w:rPr>
          <w:rFonts w:ascii="Times New Roman" w:hAnsi="Times New Roman" w:cs="Times New Roman"/>
          <w:bCs/>
          <w:sz w:val="28"/>
          <w:szCs w:val="28"/>
        </w:rPr>
        <w:t xml:space="preserve"> dans la littérature, il </w:t>
      </w:r>
      <w:r w:rsidR="00E7259B" w:rsidRPr="001A094C">
        <w:rPr>
          <w:rFonts w:ascii="Times New Roman" w:hAnsi="Times New Roman" w:cs="Times New Roman"/>
          <w:bCs/>
          <w:sz w:val="28"/>
          <w:szCs w:val="28"/>
        </w:rPr>
        <w:t>propose</w:t>
      </w:r>
      <w:r w:rsidR="00DB7BA6" w:rsidRPr="001A094C">
        <w:rPr>
          <w:rFonts w:ascii="Times New Roman" w:hAnsi="Times New Roman" w:cs="Times New Roman"/>
          <w:bCs/>
          <w:sz w:val="28"/>
          <w:szCs w:val="28"/>
        </w:rPr>
        <w:t xml:space="preserve"> un modèle hybride :</w:t>
      </w:r>
    </w:p>
    <w:p w14:paraId="1718BCC4" w14:textId="04CBFB55" w:rsidR="00DB7BA6" w:rsidRPr="001A094C" w:rsidRDefault="00DB7BA6" w:rsidP="00486547">
      <w:pPr>
        <w:pStyle w:val="Paragraphedeliste"/>
        <w:numPr>
          <w:ilvl w:val="0"/>
          <w:numId w:val="28"/>
        </w:num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Décentralisé pour respecter l'autonomie des universités et s'adapter à la réalité locale.</w:t>
      </w:r>
    </w:p>
    <w:p w14:paraId="2B0E74B6" w14:textId="16C3468C" w:rsidR="00DB7BA6" w:rsidRPr="001A094C" w:rsidRDefault="00DB7BA6" w:rsidP="00486547">
      <w:pPr>
        <w:pStyle w:val="Paragraphedeliste"/>
        <w:numPr>
          <w:ilvl w:val="0"/>
          <w:numId w:val="28"/>
        </w:num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 xml:space="preserve">Centralisé virtuellement grâce à une plateforme </w:t>
      </w:r>
      <w:r w:rsidR="00E7259B" w:rsidRPr="001A094C">
        <w:rPr>
          <w:rFonts w:ascii="Times New Roman" w:hAnsi="Times New Roman" w:cs="Times New Roman"/>
          <w:bCs/>
          <w:sz w:val="28"/>
          <w:szCs w:val="28"/>
        </w:rPr>
        <w:t>numérique pour</w:t>
      </w:r>
      <w:r w:rsidRPr="001A094C">
        <w:rPr>
          <w:rFonts w:ascii="Times New Roman" w:hAnsi="Times New Roman" w:cs="Times New Roman"/>
          <w:bCs/>
          <w:sz w:val="28"/>
          <w:szCs w:val="28"/>
        </w:rPr>
        <w:t xml:space="preserve"> offrir une vision nationale cohérente et facilitée des travaux de recherche.</w:t>
      </w:r>
    </w:p>
    <w:p w14:paraId="40EEDB8D" w14:textId="5D9D05EE" w:rsidR="0035648F" w:rsidRDefault="000E4D8B"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lastRenderedPageBreak/>
        <w:t>Sur</w:t>
      </w:r>
      <w:r w:rsidR="00DB7BA6" w:rsidRPr="001A094C">
        <w:rPr>
          <w:rFonts w:ascii="Times New Roman" w:hAnsi="Times New Roman" w:cs="Times New Roman"/>
          <w:bCs/>
          <w:sz w:val="28"/>
          <w:szCs w:val="28"/>
        </w:rPr>
        <w:t xml:space="preserve"> cette plateforme nous </w:t>
      </w:r>
      <w:r w:rsidR="00E7259B" w:rsidRPr="001A094C">
        <w:rPr>
          <w:rFonts w:ascii="Times New Roman" w:hAnsi="Times New Roman" w:cs="Times New Roman"/>
          <w:bCs/>
          <w:sz w:val="28"/>
          <w:szCs w:val="28"/>
        </w:rPr>
        <w:t>aurons des</w:t>
      </w:r>
      <w:r w:rsidR="00DB7BA6" w:rsidRPr="001A094C">
        <w:rPr>
          <w:rFonts w:ascii="Times New Roman" w:hAnsi="Times New Roman" w:cs="Times New Roman"/>
          <w:bCs/>
          <w:sz w:val="28"/>
          <w:szCs w:val="28"/>
        </w:rPr>
        <w:t xml:space="preserve"> fonctionnalités comme l'import depuis Excel des informations de la thèse pour faciliter la tâche </w:t>
      </w:r>
      <w:r w:rsidR="00E7259B" w:rsidRPr="001A094C">
        <w:rPr>
          <w:rFonts w:ascii="Times New Roman" w:hAnsi="Times New Roman" w:cs="Times New Roman"/>
          <w:bCs/>
          <w:sz w:val="28"/>
          <w:szCs w:val="28"/>
        </w:rPr>
        <w:t>aux responsables</w:t>
      </w:r>
      <w:r w:rsidR="00DB7BA6" w:rsidRPr="001A094C">
        <w:rPr>
          <w:rFonts w:ascii="Times New Roman" w:hAnsi="Times New Roman" w:cs="Times New Roman"/>
          <w:bCs/>
          <w:sz w:val="28"/>
          <w:szCs w:val="28"/>
        </w:rPr>
        <w:t xml:space="preserve"> de chaque université qui ser</w:t>
      </w:r>
      <w:r w:rsidR="00857A2E">
        <w:rPr>
          <w:rFonts w:ascii="Times New Roman" w:hAnsi="Times New Roman" w:cs="Times New Roman"/>
          <w:bCs/>
          <w:sz w:val="28"/>
          <w:szCs w:val="28"/>
        </w:rPr>
        <w:t>ont</w:t>
      </w:r>
      <w:r w:rsidR="00DB7BA6" w:rsidRPr="001A094C">
        <w:rPr>
          <w:rFonts w:ascii="Times New Roman" w:hAnsi="Times New Roman" w:cs="Times New Roman"/>
          <w:bCs/>
          <w:sz w:val="28"/>
          <w:szCs w:val="28"/>
        </w:rPr>
        <w:t xml:space="preserve"> chargé</w:t>
      </w:r>
      <w:r w:rsidR="00857A2E">
        <w:rPr>
          <w:rFonts w:ascii="Times New Roman" w:hAnsi="Times New Roman" w:cs="Times New Roman"/>
          <w:bCs/>
          <w:sz w:val="28"/>
          <w:szCs w:val="28"/>
        </w:rPr>
        <w:t>s</w:t>
      </w:r>
      <w:r w:rsidR="00DB7BA6" w:rsidRPr="001A094C">
        <w:rPr>
          <w:rFonts w:ascii="Times New Roman" w:hAnsi="Times New Roman" w:cs="Times New Roman"/>
          <w:bCs/>
          <w:sz w:val="28"/>
          <w:szCs w:val="28"/>
        </w:rPr>
        <w:t xml:space="preserve"> de mettre les thèses sur la </w:t>
      </w:r>
      <w:r w:rsidR="00E7259B" w:rsidRPr="001A094C">
        <w:rPr>
          <w:rFonts w:ascii="Times New Roman" w:hAnsi="Times New Roman" w:cs="Times New Roman"/>
          <w:bCs/>
          <w:sz w:val="28"/>
          <w:szCs w:val="28"/>
        </w:rPr>
        <w:t>plateforme,</w:t>
      </w:r>
      <w:r w:rsidR="00DB7BA6" w:rsidRPr="001A094C">
        <w:rPr>
          <w:rFonts w:ascii="Times New Roman" w:hAnsi="Times New Roman" w:cs="Times New Roman"/>
          <w:bCs/>
          <w:sz w:val="28"/>
          <w:szCs w:val="28"/>
        </w:rPr>
        <w:t xml:space="preserve"> la validation progressive des contenus et la gestion multi-utilisateur montre une adaptation fine au contexte ivoirien, tout en posant les bases d'un développement futur vers une plateforme encore plus </w:t>
      </w:r>
      <w:r w:rsidR="00E7259B" w:rsidRPr="001A094C">
        <w:rPr>
          <w:rFonts w:ascii="Times New Roman" w:hAnsi="Times New Roman" w:cs="Times New Roman"/>
          <w:bCs/>
          <w:sz w:val="28"/>
          <w:szCs w:val="28"/>
        </w:rPr>
        <w:t>structurée.</w:t>
      </w:r>
      <w:r w:rsidR="00DB7BA6" w:rsidRPr="001A094C">
        <w:rPr>
          <w:rFonts w:ascii="Times New Roman" w:hAnsi="Times New Roman" w:cs="Times New Roman"/>
          <w:bCs/>
          <w:sz w:val="28"/>
          <w:szCs w:val="28"/>
        </w:rPr>
        <w:t xml:space="preserve"> Cette approche répond parfaitement aux objectifs de ce projet, notamment lutter contre la dispersion des efforts de recherche, favoriser les collaborations entre doctorants et renforcer la visibilité des trav</w:t>
      </w:r>
      <w:r w:rsidR="00857E18" w:rsidRPr="001A094C">
        <w:rPr>
          <w:rFonts w:ascii="Times New Roman" w:hAnsi="Times New Roman" w:cs="Times New Roman"/>
          <w:bCs/>
          <w:sz w:val="28"/>
          <w:szCs w:val="28"/>
        </w:rPr>
        <w:t>aux doctoraux en Côte d'Ivoire.</w:t>
      </w:r>
    </w:p>
    <w:p w14:paraId="04D70194" w14:textId="77777777" w:rsidR="00727294" w:rsidRPr="00C80F71" w:rsidRDefault="00727294" w:rsidP="00E7259B">
      <w:pPr>
        <w:spacing w:line="360" w:lineRule="auto"/>
        <w:jc w:val="both"/>
        <w:rPr>
          <w:rFonts w:ascii="Times New Roman" w:hAnsi="Times New Roman" w:cs="Times New Roman"/>
          <w:bCs/>
          <w:sz w:val="28"/>
          <w:szCs w:val="28"/>
        </w:rPr>
      </w:pPr>
    </w:p>
    <w:p w14:paraId="44F91CD0" w14:textId="05958AD9" w:rsidR="00973770" w:rsidRPr="001A094C" w:rsidRDefault="00AB229B" w:rsidP="00AB229B">
      <w:pPr>
        <w:pStyle w:val="Titre2"/>
        <w:rPr>
          <w:rStyle w:val="Lienhypertexte"/>
          <w:color w:val="auto"/>
          <w:u w:val="none"/>
        </w:rPr>
      </w:pPr>
      <w:bookmarkStart w:id="210" w:name="_Toc202972971"/>
      <w:bookmarkStart w:id="211" w:name="_Toc202973324"/>
      <w:r w:rsidRPr="001A094C">
        <w:t xml:space="preserve">2.4 </w:t>
      </w:r>
      <w:r w:rsidR="00857E18" w:rsidRPr="001A094C">
        <w:t>Présentation du projet </w:t>
      </w:r>
      <w:hyperlink r:id="rId21" w:history="1">
        <w:r w:rsidR="00857E18" w:rsidRPr="001A094C">
          <w:rPr>
            <w:rStyle w:val="Lienhypertexte"/>
            <w:color w:val="auto"/>
            <w:u w:val="none"/>
          </w:rPr>
          <w:t>theses.ci</w:t>
        </w:r>
        <w:bookmarkEnd w:id="210"/>
        <w:bookmarkEnd w:id="211"/>
      </w:hyperlink>
    </w:p>
    <w:p w14:paraId="797C9918" w14:textId="77777777" w:rsidR="00AB229B" w:rsidRPr="001A094C" w:rsidRDefault="00AB229B" w:rsidP="00AB229B"/>
    <w:p w14:paraId="23D31ED2" w14:textId="504C6CF1" w:rsidR="00973770" w:rsidRPr="001A094C" w:rsidRDefault="00F74B84" w:rsidP="00AB229B">
      <w:pPr>
        <w:pStyle w:val="Titre3"/>
      </w:pPr>
      <w:bookmarkStart w:id="212" w:name="_Toc202538641"/>
      <w:bookmarkStart w:id="213" w:name="_Toc202677487"/>
      <w:bookmarkStart w:id="214" w:name="_Toc202679140"/>
      <w:bookmarkStart w:id="215" w:name="_Toc202769868"/>
      <w:bookmarkStart w:id="216" w:name="_Toc202771405"/>
      <w:bookmarkStart w:id="217" w:name="_Toc202972582"/>
      <w:bookmarkStart w:id="218" w:name="_Toc202972972"/>
      <w:bookmarkStart w:id="219" w:name="_Toc202973325"/>
      <w:r w:rsidRPr="001A094C">
        <w:t>2.4.1</w:t>
      </w:r>
      <w:r w:rsidR="00973770" w:rsidRPr="001A094C">
        <w:t xml:space="preserve"> </w:t>
      </w:r>
      <w:del w:id="220" w:author="MORIE MAHO WIELFRID" w:date="2025-07-01T09:52:00Z">
        <w:r w:rsidR="00E7259B" w:rsidRPr="001A094C" w:rsidDel="000C377C">
          <w:delText xml:space="preserve">description </w:delText>
        </w:r>
        <w:r w:rsidR="00973770" w:rsidRPr="001A094C" w:rsidDel="000C377C">
          <w:delText xml:space="preserve"> du</w:delText>
        </w:r>
      </w:del>
      <w:r w:rsidR="00C24CF1" w:rsidRPr="001A094C">
        <w:t>D</w:t>
      </w:r>
      <w:ins w:id="221" w:author="MORIE MAHO WIELFRID" w:date="2025-07-01T09:52:00Z">
        <w:r w:rsidR="000C377C" w:rsidRPr="001A094C">
          <w:t>escription du</w:t>
        </w:r>
      </w:ins>
      <w:r w:rsidR="00973770" w:rsidRPr="001A094C">
        <w:t xml:space="preserve"> projet</w:t>
      </w:r>
      <w:bookmarkEnd w:id="212"/>
      <w:bookmarkEnd w:id="213"/>
      <w:bookmarkEnd w:id="214"/>
      <w:bookmarkEnd w:id="215"/>
      <w:bookmarkEnd w:id="216"/>
      <w:bookmarkEnd w:id="217"/>
      <w:bookmarkEnd w:id="218"/>
      <w:bookmarkEnd w:id="219"/>
      <w:r w:rsidR="00973770" w:rsidRPr="001A094C">
        <w:t xml:space="preserve"> </w:t>
      </w:r>
    </w:p>
    <w:p w14:paraId="20665BF1" w14:textId="77777777" w:rsidR="00AB229B" w:rsidRPr="001A094C" w:rsidRDefault="00AB229B" w:rsidP="00AB229B">
      <w:pPr>
        <w:pStyle w:val="Titre3"/>
      </w:pPr>
    </w:p>
    <w:p w14:paraId="75522E29" w14:textId="77777777" w:rsidR="00973770" w:rsidRPr="001A094C" w:rsidRDefault="00973770"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Le projet Theses.ci consiste à concevoir une plateforme numérique pour répondre à un besoin criant dans le paysage académique ivoirien : la gestion, la visibilité et la valorisation des thèses de doctorat. Face à la dispersion a</w:t>
      </w:r>
      <w:r w:rsidR="00A77E6F" w:rsidRPr="001A094C">
        <w:rPr>
          <w:rFonts w:ascii="Times New Roman" w:hAnsi="Times New Roman" w:cs="Times New Roman"/>
          <w:color w:val="000000" w:themeColor="text1"/>
          <w:sz w:val="28"/>
          <w:szCs w:val="28"/>
        </w:rPr>
        <w:t xml:space="preserve">ctuelle des travaux de thèses </w:t>
      </w:r>
      <w:r w:rsidRPr="001A094C">
        <w:rPr>
          <w:rFonts w:ascii="Times New Roman" w:hAnsi="Times New Roman" w:cs="Times New Roman"/>
          <w:color w:val="000000" w:themeColor="text1"/>
          <w:sz w:val="28"/>
          <w:szCs w:val="28"/>
        </w:rPr>
        <w:t>entre les différentes universités du pays, ce projet propose une solution numérique structurée, moderne et adaptée au contexte local.</w:t>
      </w:r>
    </w:p>
    <w:p w14:paraId="6CC1CCDC" w14:textId="22C0071A" w:rsidR="00973770" w:rsidRPr="001A094C" w:rsidRDefault="00973770"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Sur cette plateforme</w:t>
      </w:r>
      <w:r w:rsidR="00857A2E">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 xml:space="preserve"> </w:t>
      </w:r>
      <w:r w:rsidR="00BE486D" w:rsidRPr="001A094C">
        <w:rPr>
          <w:rFonts w:ascii="Times New Roman" w:hAnsi="Times New Roman" w:cs="Times New Roman"/>
          <w:color w:val="000000" w:themeColor="text1"/>
          <w:sz w:val="28"/>
          <w:szCs w:val="28"/>
        </w:rPr>
        <w:t>chaque université</w:t>
      </w:r>
      <w:r w:rsidRPr="001A094C">
        <w:rPr>
          <w:rFonts w:ascii="Times New Roman" w:hAnsi="Times New Roman" w:cs="Times New Roman"/>
          <w:color w:val="000000" w:themeColor="text1"/>
          <w:sz w:val="28"/>
          <w:szCs w:val="28"/>
        </w:rPr>
        <w:t xml:space="preserve"> ivoirienne aura un compte dédié pour </w:t>
      </w:r>
      <w:r w:rsidR="00BE486D" w:rsidRPr="001A094C">
        <w:rPr>
          <w:rFonts w:ascii="Times New Roman" w:hAnsi="Times New Roman" w:cs="Times New Roman"/>
          <w:color w:val="000000" w:themeColor="text1"/>
          <w:sz w:val="28"/>
          <w:szCs w:val="28"/>
        </w:rPr>
        <w:t>gérer les</w:t>
      </w:r>
      <w:r w:rsidRPr="001A094C">
        <w:rPr>
          <w:rFonts w:ascii="Times New Roman" w:hAnsi="Times New Roman" w:cs="Times New Roman"/>
          <w:color w:val="000000" w:themeColor="text1"/>
          <w:sz w:val="28"/>
          <w:szCs w:val="28"/>
        </w:rPr>
        <w:t xml:space="preserve"> thèses inscrites dans leurs écoles </w:t>
      </w:r>
      <w:r w:rsidR="00BE486D" w:rsidRPr="001A094C">
        <w:rPr>
          <w:rFonts w:ascii="Times New Roman" w:hAnsi="Times New Roman" w:cs="Times New Roman"/>
          <w:color w:val="000000" w:themeColor="text1"/>
          <w:sz w:val="28"/>
          <w:szCs w:val="28"/>
        </w:rPr>
        <w:t>doctorales,</w:t>
      </w:r>
      <w:r w:rsidRPr="001A094C">
        <w:rPr>
          <w:rFonts w:ascii="Times New Roman" w:hAnsi="Times New Roman" w:cs="Times New Roman"/>
          <w:color w:val="000000" w:themeColor="text1"/>
          <w:sz w:val="28"/>
          <w:szCs w:val="28"/>
        </w:rPr>
        <w:t xml:space="preserve"> le responsable de chaque université pourra donc ajouter, mettre à jour ou supprimer des informations sur les </w:t>
      </w:r>
      <w:r w:rsidR="00BE486D" w:rsidRPr="001A094C">
        <w:rPr>
          <w:rFonts w:ascii="Times New Roman" w:hAnsi="Times New Roman" w:cs="Times New Roman"/>
          <w:color w:val="000000" w:themeColor="text1"/>
          <w:sz w:val="28"/>
          <w:szCs w:val="28"/>
        </w:rPr>
        <w:t>thèses. Chaque</w:t>
      </w:r>
      <w:r w:rsidRPr="001A094C">
        <w:rPr>
          <w:rFonts w:ascii="Times New Roman" w:hAnsi="Times New Roman" w:cs="Times New Roman"/>
          <w:color w:val="000000" w:themeColor="text1"/>
          <w:sz w:val="28"/>
          <w:szCs w:val="28"/>
        </w:rPr>
        <w:t xml:space="preserve"> </w:t>
      </w:r>
      <w:r w:rsidR="00BE486D" w:rsidRPr="001A094C">
        <w:rPr>
          <w:rFonts w:ascii="Times New Roman" w:hAnsi="Times New Roman" w:cs="Times New Roman"/>
          <w:color w:val="000000" w:themeColor="text1"/>
          <w:sz w:val="28"/>
          <w:szCs w:val="28"/>
        </w:rPr>
        <w:t>auteur</w:t>
      </w:r>
      <w:r w:rsidRPr="001A094C">
        <w:rPr>
          <w:rFonts w:ascii="Times New Roman" w:hAnsi="Times New Roman" w:cs="Times New Roman"/>
          <w:color w:val="000000" w:themeColor="text1"/>
          <w:sz w:val="28"/>
          <w:szCs w:val="28"/>
        </w:rPr>
        <w:t xml:space="preserve"> de thèse aura un compte pour pouvoir apporter des modifications substantielles autorisé</w:t>
      </w:r>
      <w:r w:rsidR="00857A2E">
        <w:rPr>
          <w:rFonts w:ascii="Times New Roman" w:hAnsi="Times New Roman" w:cs="Times New Roman"/>
          <w:color w:val="000000" w:themeColor="text1"/>
          <w:sz w:val="28"/>
          <w:szCs w:val="28"/>
        </w:rPr>
        <w:t>es</w:t>
      </w:r>
      <w:r w:rsidRPr="001A094C">
        <w:rPr>
          <w:rFonts w:ascii="Times New Roman" w:hAnsi="Times New Roman" w:cs="Times New Roman"/>
          <w:color w:val="000000" w:themeColor="text1"/>
          <w:sz w:val="28"/>
          <w:szCs w:val="28"/>
        </w:rPr>
        <w:t xml:space="preserve"> à </w:t>
      </w:r>
      <w:r w:rsidR="00BE486D" w:rsidRPr="001A094C">
        <w:rPr>
          <w:rFonts w:ascii="Times New Roman" w:hAnsi="Times New Roman" w:cs="Times New Roman"/>
          <w:color w:val="000000" w:themeColor="text1"/>
          <w:sz w:val="28"/>
          <w:szCs w:val="28"/>
        </w:rPr>
        <w:t>leur thèse,</w:t>
      </w:r>
      <w:r w:rsidRPr="001A094C">
        <w:rPr>
          <w:rFonts w:ascii="Times New Roman" w:hAnsi="Times New Roman" w:cs="Times New Roman"/>
          <w:color w:val="000000" w:themeColor="text1"/>
          <w:sz w:val="28"/>
          <w:szCs w:val="28"/>
        </w:rPr>
        <w:t xml:space="preserve"> sous validation du responsable de l'université. Chaque directeur aura son compte pour voir toutes les thèses qui lui sont rattachées. </w:t>
      </w:r>
    </w:p>
    <w:p w14:paraId="61DCF866" w14:textId="57C604BD" w:rsidR="00973770" w:rsidRPr="001A094C" w:rsidRDefault="00973770"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Theses.ci intègre</w:t>
      </w:r>
      <w:r w:rsidR="00A77E6F" w:rsidRPr="001A094C">
        <w:rPr>
          <w:rFonts w:ascii="Times New Roman" w:hAnsi="Times New Roman" w:cs="Times New Roman"/>
          <w:color w:val="000000" w:themeColor="text1"/>
          <w:sz w:val="28"/>
          <w:szCs w:val="28"/>
        </w:rPr>
        <w:t xml:space="preserve">ra </w:t>
      </w:r>
      <w:r w:rsidRPr="001A094C">
        <w:rPr>
          <w:rFonts w:ascii="Times New Roman" w:hAnsi="Times New Roman" w:cs="Times New Roman"/>
          <w:color w:val="000000" w:themeColor="text1"/>
          <w:sz w:val="28"/>
          <w:szCs w:val="28"/>
        </w:rPr>
        <w:t>un moteur de recherche simple</w:t>
      </w:r>
      <w:r w:rsidR="00857A2E">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 xml:space="preserve"> </w:t>
      </w:r>
      <w:r w:rsidR="00BE486D" w:rsidRPr="001A094C">
        <w:rPr>
          <w:rFonts w:ascii="Times New Roman" w:hAnsi="Times New Roman" w:cs="Times New Roman"/>
          <w:color w:val="000000" w:themeColor="text1"/>
          <w:sz w:val="28"/>
          <w:szCs w:val="28"/>
        </w:rPr>
        <w:t>efficace,</w:t>
      </w:r>
      <w:r w:rsidRPr="001A094C">
        <w:rPr>
          <w:rFonts w:ascii="Times New Roman" w:hAnsi="Times New Roman" w:cs="Times New Roman"/>
          <w:color w:val="000000" w:themeColor="text1"/>
          <w:sz w:val="28"/>
          <w:szCs w:val="28"/>
        </w:rPr>
        <w:t xml:space="preserve"> accessible </w:t>
      </w:r>
      <w:r w:rsidR="00857A2E">
        <w:rPr>
          <w:rFonts w:ascii="Times New Roman" w:hAnsi="Times New Roman" w:cs="Times New Roman"/>
          <w:color w:val="000000" w:themeColor="text1"/>
          <w:sz w:val="28"/>
          <w:szCs w:val="28"/>
        </w:rPr>
        <w:t>sur</w:t>
      </w:r>
      <w:r w:rsidRPr="001A094C">
        <w:rPr>
          <w:rFonts w:ascii="Times New Roman" w:hAnsi="Times New Roman" w:cs="Times New Roman"/>
          <w:color w:val="000000" w:themeColor="text1"/>
          <w:sz w:val="28"/>
          <w:szCs w:val="28"/>
        </w:rPr>
        <w:t xml:space="preserve"> tous </w:t>
      </w:r>
      <w:r w:rsidR="00857A2E">
        <w:rPr>
          <w:rFonts w:ascii="Times New Roman" w:hAnsi="Times New Roman" w:cs="Times New Roman"/>
          <w:color w:val="000000" w:themeColor="text1"/>
          <w:sz w:val="28"/>
          <w:szCs w:val="28"/>
        </w:rPr>
        <w:t xml:space="preserve">les </w:t>
      </w:r>
      <w:r w:rsidRPr="001A094C">
        <w:rPr>
          <w:rFonts w:ascii="Times New Roman" w:hAnsi="Times New Roman" w:cs="Times New Roman"/>
          <w:color w:val="000000" w:themeColor="text1"/>
          <w:sz w:val="28"/>
          <w:szCs w:val="28"/>
        </w:rPr>
        <w:t xml:space="preserve">types d'appareils (ordinateur, tablette, smartphone), ce qui assure une </w:t>
      </w:r>
      <w:r w:rsidRPr="001A094C">
        <w:rPr>
          <w:rFonts w:ascii="Times New Roman" w:hAnsi="Times New Roman" w:cs="Times New Roman"/>
          <w:color w:val="000000" w:themeColor="text1"/>
          <w:sz w:val="28"/>
          <w:szCs w:val="28"/>
        </w:rPr>
        <w:lastRenderedPageBreak/>
        <w:t xml:space="preserve">consultation facilitée quel que soit le lieu </w:t>
      </w:r>
      <w:r w:rsidR="00BE486D" w:rsidRPr="001A094C">
        <w:rPr>
          <w:rFonts w:ascii="Times New Roman" w:hAnsi="Times New Roman" w:cs="Times New Roman"/>
          <w:color w:val="000000" w:themeColor="text1"/>
          <w:sz w:val="28"/>
          <w:szCs w:val="28"/>
        </w:rPr>
        <w:t>où</w:t>
      </w:r>
      <w:r w:rsidRPr="001A094C">
        <w:rPr>
          <w:rFonts w:ascii="Times New Roman" w:hAnsi="Times New Roman" w:cs="Times New Roman"/>
          <w:color w:val="000000" w:themeColor="text1"/>
          <w:sz w:val="28"/>
          <w:szCs w:val="28"/>
        </w:rPr>
        <w:t xml:space="preserve"> le support utilisé. L'interface de la plateforme sera intuitive et facile à </w:t>
      </w:r>
      <w:r w:rsidR="00BE486D" w:rsidRPr="001A094C">
        <w:rPr>
          <w:rFonts w:ascii="Times New Roman" w:hAnsi="Times New Roman" w:cs="Times New Roman"/>
          <w:color w:val="000000" w:themeColor="text1"/>
          <w:sz w:val="28"/>
          <w:szCs w:val="28"/>
        </w:rPr>
        <w:t>utiliser,</w:t>
      </w:r>
      <w:r w:rsidRPr="001A094C">
        <w:rPr>
          <w:rFonts w:ascii="Times New Roman" w:hAnsi="Times New Roman" w:cs="Times New Roman"/>
          <w:color w:val="000000" w:themeColor="text1"/>
          <w:sz w:val="28"/>
          <w:szCs w:val="28"/>
        </w:rPr>
        <w:t xml:space="preserve"> afin d'être adoptée rapidement par les administrateurs, les chercheurs, les doctorants et le grand public.</w:t>
      </w:r>
    </w:p>
    <w:p w14:paraId="41257032" w14:textId="6BF96BED" w:rsidR="00670D9E" w:rsidRDefault="00973770"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Elle permettra ainsi aux étudiants, aux chercheurs et </w:t>
      </w:r>
      <w:r w:rsidR="00486547" w:rsidRPr="001A094C">
        <w:rPr>
          <w:rFonts w:ascii="Times New Roman" w:hAnsi="Times New Roman" w:cs="Times New Roman"/>
          <w:color w:val="000000" w:themeColor="text1"/>
          <w:sz w:val="28"/>
          <w:szCs w:val="28"/>
        </w:rPr>
        <w:t>aux grands publics</w:t>
      </w:r>
      <w:r w:rsidRPr="001A094C">
        <w:rPr>
          <w:rFonts w:ascii="Times New Roman" w:hAnsi="Times New Roman" w:cs="Times New Roman"/>
          <w:color w:val="000000" w:themeColor="text1"/>
          <w:sz w:val="28"/>
          <w:szCs w:val="28"/>
        </w:rPr>
        <w:t xml:space="preserve"> d’avoir facilement accès aux thèses soutenues dans les universités ivoiriennes.</w:t>
      </w:r>
    </w:p>
    <w:p w14:paraId="730C4DCE" w14:textId="77777777" w:rsidR="00AC618E" w:rsidRPr="001A094C" w:rsidRDefault="00AC618E" w:rsidP="00E7259B">
      <w:pPr>
        <w:spacing w:line="360" w:lineRule="auto"/>
        <w:jc w:val="both"/>
        <w:rPr>
          <w:rFonts w:ascii="Times New Roman" w:hAnsi="Times New Roman" w:cs="Times New Roman"/>
          <w:color w:val="000000" w:themeColor="text1"/>
          <w:sz w:val="28"/>
          <w:szCs w:val="28"/>
        </w:rPr>
      </w:pPr>
    </w:p>
    <w:p w14:paraId="6541792B" w14:textId="5D7798AD" w:rsidR="00F737E5" w:rsidRPr="001A094C" w:rsidRDefault="00AB229B" w:rsidP="00AB229B">
      <w:pPr>
        <w:pStyle w:val="Titre3"/>
      </w:pPr>
      <w:bookmarkStart w:id="222" w:name="_Toc202538642"/>
      <w:bookmarkStart w:id="223" w:name="_Toc202677488"/>
      <w:bookmarkStart w:id="224" w:name="_Toc202679141"/>
      <w:bookmarkStart w:id="225" w:name="_Toc202769869"/>
      <w:bookmarkStart w:id="226" w:name="_Toc202771406"/>
      <w:bookmarkStart w:id="227" w:name="_Toc202972583"/>
      <w:bookmarkStart w:id="228" w:name="_Toc202972973"/>
      <w:bookmarkStart w:id="229" w:name="_Toc202973326"/>
      <w:r w:rsidRPr="001A094C">
        <w:t xml:space="preserve">2.4.2 </w:t>
      </w:r>
      <w:r w:rsidR="002F4839" w:rsidRPr="001A094C">
        <w:t>Spécification des besoins</w:t>
      </w:r>
      <w:bookmarkEnd w:id="222"/>
      <w:bookmarkEnd w:id="223"/>
      <w:bookmarkEnd w:id="224"/>
      <w:bookmarkEnd w:id="225"/>
      <w:bookmarkEnd w:id="226"/>
      <w:bookmarkEnd w:id="227"/>
      <w:bookmarkEnd w:id="228"/>
      <w:bookmarkEnd w:id="229"/>
    </w:p>
    <w:p w14:paraId="07889A8E" w14:textId="77777777" w:rsidR="00AB229B" w:rsidRPr="001A094C" w:rsidRDefault="00AB229B" w:rsidP="00AB229B"/>
    <w:p w14:paraId="1BD24EB3" w14:textId="58978A41" w:rsidR="00AF5C67" w:rsidRPr="001A094C" w:rsidRDefault="00AB229B" w:rsidP="00AB229B">
      <w:pPr>
        <w:pStyle w:val="Sansinterligne"/>
      </w:pPr>
      <w:r w:rsidRPr="001A094C">
        <w:t xml:space="preserve">2.4.2.1 </w:t>
      </w:r>
      <w:r w:rsidR="002F4839" w:rsidRPr="001A094C">
        <w:t xml:space="preserve">Besoins fonctionnels </w:t>
      </w:r>
    </w:p>
    <w:p w14:paraId="352EE45D" w14:textId="77777777" w:rsidR="00AB229B" w:rsidRPr="001A094C" w:rsidRDefault="00AB229B" w:rsidP="00AB229B">
      <w:pPr>
        <w:pStyle w:val="Titre3"/>
      </w:pPr>
    </w:p>
    <w:p w14:paraId="6E21E7F7" w14:textId="77777777" w:rsidR="00050ABD"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Les besoins fonctionnels </w:t>
      </w:r>
      <w:r w:rsidR="000D10D2" w:rsidRPr="001A094C">
        <w:rPr>
          <w:rFonts w:ascii="Times New Roman" w:hAnsi="Times New Roman" w:cs="Times New Roman"/>
          <w:color w:val="000000" w:themeColor="text1"/>
          <w:sz w:val="28"/>
          <w:szCs w:val="28"/>
        </w:rPr>
        <w:t>représentent</w:t>
      </w:r>
      <w:r w:rsidRPr="001A094C">
        <w:rPr>
          <w:rFonts w:ascii="Times New Roman" w:hAnsi="Times New Roman" w:cs="Times New Roman"/>
          <w:color w:val="000000" w:themeColor="text1"/>
          <w:sz w:val="28"/>
          <w:szCs w:val="28"/>
        </w:rPr>
        <w:t xml:space="preserve"> l’ens</w:t>
      </w:r>
      <w:r w:rsidR="00D34432" w:rsidRPr="001A094C">
        <w:rPr>
          <w:rFonts w:ascii="Times New Roman" w:hAnsi="Times New Roman" w:cs="Times New Roman"/>
          <w:color w:val="000000" w:themeColor="text1"/>
          <w:sz w:val="28"/>
          <w:szCs w:val="28"/>
        </w:rPr>
        <w:t>emble des actions que la plateforme doit</w:t>
      </w:r>
      <w:r w:rsidRPr="001A094C">
        <w:rPr>
          <w:rFonts w:ascii="Times New Roman" w:hAnsi="Times New Roman" w:cs="Times New Roman"/>
          <w:color w:val="000000" w:themeColor="text1"/>
          <w:sz w:val="28"/>
          <w:szCs w:val="28"/>
        </w:rPr>
        <w:t xml:space="preserve"> exécuter pour répondre aux attentes </w:t>
      </w:r>
      <w:r w:rsidR="000D10D2" w:rsidRPr="001A094C">
        <w:rPr>
          <w:rFonts w:ascii="Times New Roman" w:hAnsi="Times New Roman" w:cs="Times New Roman"/>
          <w:color w:val="000000" w:themeColor="text1"/>
          <w:sz w:val="28"/>
          <w:szCs w:val="28"/>
        </w:rPr>
        <w:t>des utilisateurs</w:t>
      </w:r>
      <w:r w:rsidRPr="001A094C">
        <w:rPr>
          <w:rFonts w:ascii="Times New Roman" w:hAnsi="Times New Roman" w:cs="Times New Roman"/>
          <w:color w:val="000000" w:themeColor="text1"/>
          <w:sz w:val="28"/>
          <w:szCs w:val="28"/>
        </w:rPr>
        <w:t>.</w:t>
      </w:r>
    </w:p>
    <w:p w14:paraId="25CCDEC0" w14:textId="589D7311" w:rsidR="00985238" w:rsidRPr="001A094C" w:rsidRDefault="002F4839" w:rsidP="00E7259B">
      <w:pPr>
        <w:pStyle w:val="Paragraphedeliste"/>
        <w:numPr>
          <w:ilvl w:val="0"/>
          <w:numId w:val="4"/>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color w:val="000000" w:themeColor="text1"/>
          <w:sz w:val="28"/>
          <w:szCs w:val="28"/>
        </w:rPr>
        <w:t xml:space="preserve">Ajout de thèses : </w:t>
      </w:r>
      <w:r w:rsidR="000E2DA6" w:rsidRPr="001A094C">
        <w:rPr>
          <w:rFonts w:ascii="Times New Roman" w:hAnsi="Times New Roman" w:cs="Times New Roman"/>
          <w:color w:val="000000" w:themeColor="text1"/>
          <w:sz w:val="28"/>
          <w:szCs w:val="28"/>
        </w:rPr>
        <w:t xml:space="preserve">l’administrateur </w:t>
      </w:r>
      <w:r w:rsidRPr="001A094C">
        <w:rPr>
          <w:rFonts w:ascii="Times New Roman" w:hAnsi="Times New Roman" w:cs="Times New Roman"/>
          <w:color w:val="000000" w:themeColor="text1"/>
          <w:sz w:val="28"/>
          <w:szCs w:val="28"/>
        </w:rPr>
        <w:t>de chaque université</w:t>
      </w:r>
      <w:r w:rsidR="000E2DA6" w:rsidRPr="001A094C">
        <w:rPr>
          <w:rFonts w:ascii="Times New Roman" w:hAnsi="Times New Roman" w:cs="Times New Roman"/>
          <w:color w:val="000000" w:themeColor="text1"/>
          <w:sz w:val="28"/>
          <w:szCs w:val="28"/>
        </w:rPr>
        <w:t xml:space="preserve"> doit</w:t>
      </w:r>
      <w:r w:rsidRPr="001A094C">
        <w:rPr>
          <w:rFonts w:ascii="Times New Roman" w:hAnsi="Times New Roman" w:cs="Times New Roman"/>
          <w:color w:val="000000" w:themeColor="text1"/>
          <w:sz w:val="28"/>
          <w:szCs w:val="28"/>
        </w:rPr>
        <w:t xml:space="preserve"> pouvoir ajouter les thèses inscrit</w:t>
      </w:r>
      <w:r w:rsidR="00857A2E">
        <w:rPr>
          <w:rFonts w:ascii="Times New Roman" w:hAnsi="Times New Roman" w:cs="Times New Roman"/>
          <w:color w:val="000000" w:themeColor="text1"/>
          <w:sz w:val="28"/>
          <w:szCs w:val="28"/>
        </w:rPr>
        <w:t>es</w:t>
      </w:r>
      <w:r w:rsidRPr="001A094C">
        <w:rPr>
          <w:rFonts w:ascii="Times New Roman" w:hAnsi="Times New Roman" w:cs="Times New Roman"/>
          <w:color w:val="000000" w:themeColor="text1"/>
          <w:sz w:val="28"/>
          <w:szCs w:val="28"/>
        </w:rPr>
        <w:t xml:space="preserve"> dans </w:t>
      </w:r>
      <w:r w:rsidR="001679DB" w:rsidRPr="001A094C">
        <w:rPr>
          <w:rFonts w:ascii="Times New Roman" w:hAnsi="Times New Roman" w:cs="Times New Roman"/>
          <w:color w:val="000000" w:themeColor="text1"/>
          <w:sz w:val="28"/>
          <w:szCs w:val="28"/>
        </w:rPr>
        <w:t>leurs écoles doctorales</w:t>
      </w:r>
      <w:r w:rsidRPr="001A094C">
        <w:rPr>
          <w:rFonts w:ascii="Times New Roman" w:hAnsi="Times New Roman" w:cs="Times New Roman"/>
          <w:color w:val="000000" w:themeColor="text1"/>
          <w:sz w:val="28"/>
          <w:szCs w:val="28"/>
        </w:rPr>
        <w:t xml:space="preserve"> </w:t>
      </w:r>
      <w:r w:rsidR="00857A2E">
        <w:rPr>
          <w:rFonts w:ascii="Times New Roman" w:hAnsi="Times New Roman" w:cs="Times New Roman"/>
          <w:color w:val="000000" w:themeColor="text1"/>
          <w:sz w:val="28"/>
          <w:szCs w:val="28"/>
        </w:rPr>
        <w:t>par</w:t>
      </w:r>
      <w:r w:rsidRPr="001A094C">
        <w:rPr>
          <w:rFonts w:ascii="Times New Roman" w:hAnsi="Times New Roman" w:cs="Times New Roman"/>
          <w:color w:val="000000" w:themeColor="text1"/>
          <w:sz w:val="28"/>
          <w:szCs w:val="28"/>
        </w:rPr>
        <w:t xml:space="preserve"> un formulaire.   </w:t>
      </w:r>
    </w:p>
    <w:p w14:paraId="3F8A3481" w14:textId="16E03BB1" w:rsidR="000E2DA6" w:rsidRPr="001A094C" w:rsidRDefault="002F4839" w:rsidP="00E7259B">
      <w:pPr>
        <w:pStyle w:val="Paragraphedeliste"/>
        <w:numPr>
          <w:ilvl w:val="0"/>
          <w:numId w:val="4"/>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color w:val="000000" w:themeColor="text1"/>
          <w:sz w:val="28"/>
          <w:szCs w:val="28"/>
        </w:rPr>
        <w:t xml:space="preserve">Modification des thèses : </w:t>
      </w:r>
      <w:r w:rsidR="00050ABD" w:rsidRPr="001A094C">
        <w:rPr>
          <w:rFonts w:ascii="Times New Roman" w:hAnsi="Times New Roman" w:cs="Times New Roman"/>
          <w:color w:val="000000" w:themeColor="text1"/>
          <w:sz w:val="28"/>
          <w:szCs w:val="28"/>
        </w:rPr>
        <w:t xml:space="preserve">les auteurs doivent pouvoir apporter les modifications </w:t>
      </w:r>
      <w:r w:rsidR="000A3B64" w:rsidRPr="001A094C">
        <w:rPr>
          <w:rFonts w:ascii="Times New Roman" w:hAnsi="Times New Roman" w:cs="Times New Roman"/>
          <w:color w:val="000000" w:themeColor="text1"/>
          <w:sz w:val="28"/>
          <w:szCs w:val="28"/>
        </w:rPr>
        <w:t>substantielles autorisées à leur thèse (résumé, mots</w:t>
      </w:r>
      <w:r w:rsidR="00725932">
        <w:rPr>
          <w:rFonts w:ascii="Times New Roman" w:hAnsi="Times New Roman" w:cs="Times New Roman"/>
          <w:color w:val="000000" w:themeColor="text1"/>
          <w:sz w:val="28"/>
          <w:szCs w:val="28"/>
        </w:rPr>
        <w:t>-</w:t>
      </w:r>
      <w:r w:rsidR="000A3B64" w:rsidRPr="001A094C">
        <w:rPr>
          <w:rFonts w:ascii="Times New Roman" w:hAnsi="Times New Roman" w:cs="Times New Roman"/>
          <w:color w:val="000000" w:themeColor="text1"/>
          <w:sz w:val="28"/>
          <w:szCs w:val="28"/>
        </w:rPr>
        <w:t>clés)</w:t>
      </w:r>
      <w:r w:rsidRPr="001A094C">
        <w:rPr>
          <w:rFonts w:ascii="Times New Roman" w:hAnsi="Times New Roman" w:cs="Times New Roman"/>
          <w:color w:val="000000" w:themeColor="text1"/>
          <w:sz w:val="28"/>
          <w:szCs w:val="28"/>
        </w:rPr>
        <w:t xml:space="preserve"> sous validation de l’admin</w:t>
      </w:r>
      <w:r w:rsidR="000A3B64" w:rsidRPr="001A094C">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 xml:space="preserve"> </w:t>
      </w:r>
    </w:p>
    <w:p w14:paraId="340D2104" w14:textId="77777777" w:rsidR="001679DB" w:rsidRPr="001A094C" w:rsidRDefault="002F4839" w:rsidP="00E7259B">
      <w:pPr>
        <w:pStyle w:val="Paragraphedeliste"/>
        <w:numPr>
          <w:ilvl w:val="0"/>
          <w:numId w:val="4"/>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color w:val="000000" w:themeColor="text1"/>
          <w:sz w:val="28"/>
          <w:szCs w:val="28"/>
        </w:rPr>
        <w:t xml:space="preserve">Suppression des thèses : </w:t>
      </w:r>
      <w:r w:rsidRPr="001A094C">
        <w:rPr>
          <w:rFonts w:ascii="Times New Roman" w:hAnsi="Times New Roman" w:cs="Times New Roman"/>
          <w:color w:val="000000" w:themeColor="text1"/>
          <w:sz w:val="28"/>
          <w:szCs w:val="28"/>
        </w:rPr>
        <w:t>l’administrateur de chaque université doit pouvoir supprimer une thèse si nécessaire.</w:t>
      </w:r>
    </w:p>
    <w:p w14:paraId="76B85C5C" w14:textId="3430051B" w:rsidR="001679DB" w:rsidRPr="001A094C" w:rsidRDefault="002F4839" w:rsidP="00E7259B">
      <w:pPr>
        <w:pStyle w:val="Paragraphedeliste"/>
        <w:numPr>
          <w:ilvl w:val="0"/>
          <w:numId w:val="4"/>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Modification du statut :</w:t>
      </w:r>
      <w:r w:rsidRPr="001A094C">
        <w:rPr>
          <w:rFonts w:ascii="Times New Roman" w:hAnsi="Times New Roman" w:cs="Times New Roman"/>
          <w:color w:val="000000" w:themeColor="text1"/>
          <w:sz w:val="28"/>
          <w:szCs w:val="28"/>
        </w:rPr>
        <w:t xml:space="preserve">  l’administrateur doit pouvoir changer le statut de la thèse </w:t>
      </w:r>
      <w:r w:rsidR="00725932">
        <w:rPr>
          <w:rFonts w:ascii="Times New Roman" w:hAnsi="Times New Roman" w:cs="Times New Roman"/>
          <w:color w:val="000000" w:themeColor="text1"/>
          <w:sz w:val="28"/>
          <w:szCs w:val="28"/>
        </w:rPr>
        <w:t>(soit</w:t>
      </w:r>
      <w:r w:rsidRPr="001A094C">
        <w:rPr>
          <w:rFonts w:ascii="Times New Roman" w:hAnsi="Times New Roman" w:cs="Times New Roman"/>
          <w:color w:val="000000" w:themeColor="text1"/>
          <w:sz w:val="28"/>
          <w:szCs w:val="28"/>
        </w:rPr>
        <w:t xml:space="preserve"> </w:t>
      </w:r>
      <w:r w:rsidRPr="001A094C">
        <w:rPr>
          <w:rFonts w:ascii="Times New Roman" w:hAnsi="Times New Roman" w:cs="Times New Roman"/>
          <w:b/>
          <w:color w:val="000000" w:themeColor="text1"/>
          <w:sz w:val="28"/>
          <w:szCs w:val="28"/>
        </w:rPr>
        <w:t>encours</w:t>
      </w:r>
      <w:r w:rsidR="00725932">
        <w:rPr>
          <w:rFonts w:ascii="Times New Roman" w:hAnsi="Times New Roman" w:cs="Times New Roman"/>
          <w:color w:val="000000" w:themeColor="text1"/>
          <w:sz w:val="28"/>
          <w:szCs w:val="28"/>
        </w:rPr>
        <w:t>, soit</w:t>
      </w:r>
      <w:r w:rsidRPr="001A094C">
        <w:rPr>
          <w:rFonts w:ascii="Times New Roman" w:hAnsi="Times New Roman" w:cs="Times New Roman"/>
          <w:color w:val="000000" w:themeColor="text1"/>
          <w:sz w:val="28"/>
          <w:szCs w:val="28"/>
        </w:rPr>
        <w:t xml:space="preserve"> </w:t>
      </w:r>
      <w:r w:rsidRPr="001A094C">
        <w:rPr>
          <w:rFonts w:ascii="Times New Roman" w:hAnsi="Times New Roman" w:cs="Times New Roman"/>
          <w:b/>
          <w:color w:val="000000" w:themeColor="text1"/>
          <w:sz w:val="28"/>
          <w:szCs w:val="28"/>
        </w:rPr>
        <w:t>termin</w:t>
      </w:r>
      <w:r w:rsidR="00725932">
        <w:rPr>
          <w:rFonts w:ascii="Times New Roman" w:hAnsi="Times New Roman" w:cs="Times New Roman"/>
          <w:b/>
          <w:color w:val="000000" w:themeColor="text1"/>
          <w:sz w:val="28"/>
          <w:szCs w:val="28"/>
        </w:rPr>
        <w:t>é</w:t>
      </w:r>
      <w:r w:rsidRPr="001A094C">
        <w:rPr>
          <w:rFonts w:ascii="Times New Roman" w:hAnsi="Times New Roman" w:cs="Times New Roman"/>
          <w:color w:val="000000" w:themeColor="text1"/>
          <w:sz w:val="28"/>
          <w:szCs w:val="28"/>
        </w:rPr>
        <w:t xml:space="preserve">) </w:t>
      </w:r>
      <w:r w:rsidRPr="001A094C">
        <w:rPr>
          <w:rFonts w:ascii="Times New Roman" w:hAnsi="Times New Roman" w:cs="Times New Roman"/>
          <w:b/>
          <w:color w:val="000000" w:themeColor="text1"/>
          <w:sz w:val="28"/>
          <w:szCs w:val="28"/>
        </w:rPr>
        <w:t xml:space="preserve"> </w:t>
      </w:r>
    </w:p>
    <w:p w14:paraId="19BC2152" w14:textId="77777777" w:rsidR="008845E9" w:rsidRPr="001A094C" w:rsidRDefault="002F4839" w:rsidP="00E7259B">
      <w:pPr>
        <w:pStyle w:val="Paragraphedeliste"/>
        <w:numPr>
          <w:ilvl w:val="0"/>
          <w:numId w:val="4"/>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 xml:space="preserve">Recherche de thèses : </w:t>
      </w:r>
      <w:r w:rsidRPr="001A094C">
        <w:rPr>
          <w:rFonts w:ascii="Times New Roman" w:hAnsi="Times New Roman" w:cs="Times New Roman"/>
          <w:color w:val="000000" w:themeColor="text1"/>
          <w:sz w:val="28"/>
          <w:szCs w:val="28"/>
        </w:rPr>
        <w:t>les utilisateurs doivent pouvoir rechercher les thèses en fonction de plusieurs critères.</w:t>
      </w:r>
    </w:p>
    <w:p w14:paraId="61570FD8" w14:textId="77777777" w:rsidR="008845E9" w:rsidRPr="001A094C" w:rsidRDefault="002F4839" w:rsidP="00E7259B">
      <w:pPr>
        <w:pStyle w:val="Paragraphedeliste"/>
        <w:numPr>
          <w:ilvl w:val="0"/>
          <w:numId w:val="4"/>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Recherche de personnes :</w:t>
      </w:r>
      <w:r w:rsidRPr="001A094C">
        <w:rPr>
          <w:rFonts w:ascii="Times New Roman" w:hAnsi="Times New Roman" w:cs="Times New Roman"/>
          <w:color w:val="000000" w:themeColor="text1"/>
          <w:sz w:val="28"/>
          <w:szCs w:val="28"/>
        </w:rPr>
        <w:t xml:space="preserve"> les utilisateurs doivent pouvoir </w:t>
      </w:r>
      <w:r w:rsidR="00D1031C" w:rsidRPr="001A094C">
        <w:rPr>
          <w:rFonts w:ascii="Times New Roman" w:hAnsi="Times New Roman" w:cs="Times New Roman"/>
          <w:color w:val="000000" w:themeColor="text1"/>
          <w:sz w:val="28"/>
          <w:szCs w:val="28"/>
        </w:rPr>
        <w:t>chercher les personnes liées aux thèses (auteurs, directeurs, membre du jury).</w:t>
      </w:r>
      <w:r w:rsidRPr="001A094C">
        <w:rPr>
          <w:rFonts w:ascii="Times New Roman" w:hAnsi="Times New Roman" w:cs="Times New Roman"/>
          <w:color w:val="000000" w:themeColor="text1"/>
          <w:sz w:val="28"/>
          <w:szCs w:val="28"/>
        </w:rPr>
        <w:t xml:space="preserve"> </w:t>
      </w:r>
    </w:p>
    <w:p w14:paraId="6407AF21" w14:textId="0674BF4F" w:rsidR="00D1031C" w:rsidRPr="001A094C" w:rsidRDefault="002F4839" w:rsidP="00E7259B">
      <w:pPr>
        <w:pStyle w:val="Paragraphedeliste"/>
        <w:numPr>
          <w:ilvl w:val="0"/>
          <w:numId w:val="4"/>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 xml:space="preserve">Consultation des fiches détaillées : </w:t>
      </w:r>
      <w:r w:rsidRPr="001A094C">
        <w:rPr>
          <w:rFonts w:ascii="Times New Roman" w:hAnsi="Times New Roman" w:cs="Times New Roman"/>
          <w:color w:val="000000" w:themeColor="text1"/>
          <w:sz w:val="28"/>
          <w:szCs w:val="28"/>
        </w:rPr>
        <w:t>les utilisateurs doivent pouvoir consulter la fiche détaillée de chaque thèse et pouvoir</w:t>
      </w:r>
      <w:r w:rsidR="002B23B8" w:rsidRPr="001A094C">
        <w:rPr>
          <w:rFonts w:ascii="Times New Roman" w:hAnsi="Times New Roman" w:cs="Times New Roman"/>
          <w:color w:val="000000" w:themeColor="text1"/>
          <w:sz w:val="28"/>
          <w:szCs w:val="28"/>
        </w:rPr>
        <w:t xml:space="preserve"> télécharger la thèse en format</w:t>
      </w:r>
      <w:r w:rsidRPr="001A094C">
        <w:rPr>
          <w:rFonts w:ascii="Times New Roman" w:hAnsi="Times New Roman" w:cs="Times New Roman"/>
          <w:color w:val="000000" w:themeColor="text1"/>
          <w:sz w:val="28"/>
          <w:szCs w:val="28"/>
        </w:rPr>
        <w:t xml:space="preserve"> PDF. </w:t>
      </w:r>
    </w:p>
    <w:p w14:paraId="4FF4E747" w14:textId="1AED4067" w:rsidR="00670D9E" w:rsidRPr="00670D9E" w:rsidRDefault="002F4839" w:rsidP="00670D9E">
      <w:pPr>
        <w:pStyle w:val="Paragraphedeliste"/>
        <w:numPr>
          <w:ilvl w:val="0"/>
          <w:numId w:val="4"/>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lastRenderedPageBreak/>
        <w:t xml:space="preserve">Création </w:t>
      </w:r>
      <w:r w:rsidR="006612A5" w:rsidRPr="001A094C">
        <w:rPr>
          <w:rFonts w:ascii="Times New Roman" w:hAnsi="Times New Roman" w:cs="Times New Roman"/>
          <w:b/>
          <w:color w:val="000000" w:themeColor="text1"/>
          <w:sz w:val="28"/>
          <w:szCs w:val="28"/>
        </w:rPr>
        <w:t xml:space="preserve">de compte : </w:t>
      </w:r>
      <w:r w:rsidR="001520D5" w:rsidRPr="001A094C">
        <w:rPr>
          <w:rFonts w:ascii="Times New Roman" w:hAnsi="Times New Roman" w:cs="Times New Roman"/>
          <w:color w:val="000000" w:themeColor="text1"/>
          <w:sz w:val="28"/>
          <w:szCs w:val="28"/>
        </w:rPr>
        <w:t xml:space="preserve">compte </w:t>
      </w:r>
      <w:r w:rsidR="006612A5" w:rsidRPr="001A094C">
        <w:rPr>
          <w:rFonts w:ascii="Times New Roman" w:hAnsi="Times New Roman" w:cs="Times New Roman"/>
          <w:color w:val="000000" w:themeColor="text1"/>
          <w:sz w:val="28"/>
          <w:szCs w:val="28"/>
        </w:rPr>
        <w:t>université, compte auteur, compte directeur.</w:t>
      </w:r>
    </w:p>
    <w:p w14:paraId="2DBB7FB6" w14:textId="77777777" w:rsidR="00670D9E" w:rsidRPr="00670D9E" w:rsidRDefault="00670D9E" w:rsidP="00670D9E">
      <w:pPr>
        <w:pStyle w:val="Paragraphedeliste"/>
        <w:spacing w:line="360" w:lineRule="auto"/>
        <w:ind w:left="502"/>
        <w:jc w:val="both"/>
        <w:rPr>
          <w:rFonts w:ascii="Times New Roman" w:hAnsi="Times New Roman" w:cs="Times New Roman"/>
          <w:b/>
          <w:color w:val="000000" w:themeColor="text1"/>
          <w:sz w:val="28"/>
          <w:szCs w:val="28"/>
        </w:rPr>
      </w:pPr>
    </w:p>
    <w:p w14:paraId="567A467C" w14:textId="41C43AA2" w:rsidR="00D76B4E" w:rsidRPr="001A094C" w:rsidRDefault="002B23B8" w:rsidP="002B23B8">
      <w:pPr>
        <w:pStyle w:val="Sansinterligne"/>
      </w:pPr>
      <w:r w:rsidRPr="001A094C">
        <w:t>2.4.2.2</w:t>
      </w:r>
      <w:r w:rsidR="002F4839" w:rsidRPr="001A094C">
        <w:t xml:space="preserve"> Besoins non fonctionnels  </w:t>
      </w:r>
    </w:p>
    <w:p w14:paraId="200A3517" w14:textId="77777777" w:rsidR="002B23B8" w:rsidRPr="001A094C" w:rsidRDefault="002B23B8" w:rsidP="002B23B8">
      <w:pPr>
        <w:pStyle w:val="Sansinterligne"/>
      </w:pPr>
    </w:p>
    <w:p w14:paraId="2BEEDB04" w14:textId="395091DF" w:rsidR="006612A5" w:rsidRPr="001A094C" w:rsidRDefault="002F4839" w:rsidP="00E7259B">
      <w:p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color w:val="000000" w:themeColor="text1"/>
          <w:sz w:val="28"/>
          <w:szCs w:val="28"/>
        </w:rPr>
        <w:t>Les besoins non fonctionnels sont des exigences qui ne concernent pas spécifiquement</w:t>
      </w:r>
      <w:r w:rsidR="003476B9" w:rsidRPr="001A094C">
        <w:rPr>
          <w:rFonts w:ascii="Times New Roman" w:hAnsi="Times New Roman" w:cs="Times New Roman"/>
          <w:color w:val="000000" w:themeColor="text1"/>
          <w:sz w:val="28"/>
          <w:szCs w:val="28"/>
        </w:rPr>
        <w:t xml:space="preserve"> le comportement de la plateforme</w:t>
      </w:r>
      <w:r w:rsidR="00857A2E">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 xml:space="preserve"> mais les contraintes internes et </w:t>
      </w:r>
      <w:r w:rsidR="003476B9" w:rsidRPr="001A094C">
        <w:rPr>
          <w:rFonts w:ascii="Times New Roman" w:hAnsi="Times New Roman" w:cs="Times New Roman"/>
          <w:color w:val="000000" w:themeColor="text1"/>
          <w:sz w:val="28"/>
          <w:szCs w:val="28"/>
        </w:rPr>
        <w:t>externes de la plateforme</w:t>
      </w:r>
      <w:r w:rsidRPr="001A094C">
        <w:rPr>
          <w:rFonts w:ascii="Times New Roman" w:hAnsi="Times New Roman" w:cs="Times New Roman"/>
          <w:color w:val="000000" w:themeColor="text1"/>
          <w:sz w:val="28"/>
          <w:szCs w:val="28"/>
        </w:rPr>
        <w:t>.</w:t>
      </w:r>
    </w:p>
    <w:p w14:paraId="0554E560" w14:textId="5332984E" w:rsidR="003476B9" w:rsidRPr="001A094C" w:rsidRDefault="002F4839" w:rsidP="00E7259B">
      <w:pPr>
        <w:pStyle w:val="Paragraphedeliste"/>
        <w:numPr>
          <w:ilvl w:val="0"/>
          <w:numId w:val="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 xml:space="preserve">Besoin de performance : </w:t>
      </w:r>
      <w:r w:rsidRPr="001A094C">
        <w:rPr>
          <w:rFonts w:ascii="Times New Roman" w:hAnsi="Times New Roman" w:cs="Times New Roman"/>
          <w:color w:val="000000" w:themeColor="text1"/>
          <w:sz w:val="28"/>
          <w:szCs w:val="28"/>
        </w:rPr>
        <w:t>la plateforme doit être capable de traiter rapidement les requetés. Elle doit être capable de supporter un grand nombre d’utilisateur</w:t>
      </w:r>
      <w:r w:rsidR="00725932">
        <w:rPr>
          <w:rFonts w:ascii="Times New Roman" w:hAnsi="Times New Roman" w:cs="Times New Roman"/>
          <w:color w:val="000000" w:themeColor="text1"/>
          <w:sz w:val="28"/>
          <w:szCs w:val="28"/>
        </w:rPr>
        <w:t>s</w:t>
      </w:r>
      <w:r w:rsidRPr="001A094C">
        <w:rPr>
          <w:rFonts w:ascii="Times New Roman" w:hAnsi="Times New Roman" w:cs="Times New Roman"/>
          <w:color w:val="000000" w:themeColor="text1"/>
          <w:sz w:val="28"/>
          <w:szCs w:val="28"/>
        </w:rPr>
        <w:t xml:space="preserve"> simultanément sans dégradation de performance.</w:t>
      </w:r>
    </w:p>
    <w:p w14:paraId="24F03AD7" w14:textId="77777777" w:rsidR="001520D5" w:rsidRPr="001A094C" w:rsidRDefault="002F4839" w:rsidP="00E7259B">
      <w:pPr>
        <w:pStyle w:val="Paragraphedeliste"/>
        <w:numPr>
          <w:ilvl w:val="0"/>
          <w:numId w:val="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 xml:space="preserve">Besoin de sécurité : </w:t>
      </w:r>
      <w:r w:rsidRPr="001A094C">
        <w:rPr>
          <w:rFonts w:ascii="Times New Roman" w:hAnsi="Times New Roman" w:cs="Times New Roman"/>
          <w:color w:val="000000" w:themeColor="text1"/>
          <w:sz w:val="28"/>
          <w:szCs w:val="28"/>
        </w:rPr>
        <w:t>Authentification sécurisée avec mot de passe chiffré et respect des bonnes pratiques de sécurité (ex. : expiration des sessions, double authentification optionnelle).la protection contre les injections SQL et autre attaque courante.</w:t>
      </w:r>
    </w:p>
    <w:p w14:paraId="2F0E0EF7" w14:textId="30369E4F" w:rsidR="001520D5" w:rsidRPr="001A094C" w:rsidRDefault="002F4839" w:rsidP="00E7259B">
      <w:pPr>
        <w:pStyle w:val="Paragraphedeliste"/>
        <w:numPr>
          <w:ilvl w:val="0"/>
          <w:numId w:val="5"/>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color w:val="000000" w:themeColor="text1"/>
          <w:sz w:val="28"/>
          <w:szCs w:val="28"/>
        </w:rPr>
        <w:t xml:space="preserve">Evolutivité : </w:t>
      </w:r>
      <w:r w:rsidRPr="001A094C">
        <w:rPr>
          <w:rFonts w:ascii="Times New Roman" w:hAnsi="Times New Roman" w:cs="Times New Roman"/>
          <w:color w:val="000000" w:themeColor="text1"/>
          <w:sz w:val="28"/>
          <w:szCs w:val="28"/>
        </w:rPr>
        <w:t>la plateforme doit être évoluti</w:t>
      </w:r>
      <w:r w:rsidR="00725932">
        <w:rPr>
          <w:rFonts w:ascii="Times New Roman" w:hAnsi="Times New Roman" w:cs="Times New Roman"/>
          <w:color w:val="000000" w:themeColor="text1"/>
          <w:sz w:val="28"/>
          <w:szCs w:val="28"/>
        </w:rPr>
        <w:t>ve</w:t>
      </w:r>
      <w:r w:rsidRPr="001A094C">
        <w:rPr>
          <w:rFonts w:ascii="Times New Roman" w:hAnsi="Times New Roman" w:cs="Times New Roman"/>
          <w:color w:val="000000" w:themeColor="text1"/>
          <w:sz w:val="28"/>
          <w:szCs w:val="28"/>
        </w:rPr>
        <w:t xml:space="preserve"> permettant d’ajouter de </w:t>
      </w:r>
      <w:r w:rsidR="001E17DE" w:rsidRPr="001A094C">
        <w:rPr>
          <w:rFonts w:ascii="Times New Roman" w:hAnsi="Times New Roman" w:cs="Times New Roman"/>
          <w:color w:val="000000" w:themeColor="text1"/>
          <w:sz w:val="28"/>
          <w:szCs w:val="28"/>
        </w:rPr>
        <w:t>nouvelles fonctionnalités</w:t>
      </w:r>
      <w:r w:rsidRPr="001A094C">
        <w:rPr>
          <w:rFonts w:ascii="Times New Roman" w:hAnsi="Times New Roman" w:cs="Times New Roman"/>
          <w:color w:val="000000" w:themeColor="text1"/>
          <w:sz w:val="28"/>
          <w:szCs w:val="28"/>
        </w:rPr>
        <w:t>.</w:t>
      </w:r>
      <w:r w:rsidRPr="001A094C">
        <w:rPr>
          <w:rFonts w:ascii="Times New Roman" w:hAnsi="Times New Roman" w:cs="Times New Roman"/>
          <w:sz w:val="28"/>
          <w:szCs w:val="28"/>
        </w:rPr>
        <w:t xml:space="preserve"> </w:t>
      </w:r>
      <w:r w:rsidRPr="001A094C">
        <w:rPr>
          <w:rFonts w:ascii="Times New Roman" w:hAnsi="Times New Roman" w:cs="Times New Roman"/>
          <w:color w:val="000000" w:themeColor="text1"/>
          <w:sz w:val="28"/>
          <w:szCs w:val="28"/>
        </w:rPr>
        <w:t xml:space="preserve">La base de données doit être capable de gérer un volume croissant de thèses sans perte de performance. </w:t>
      </w:r>
    </w:p>
    <w:p w14:paraId="65E00951" w14:textId="465BC4F6" w:rsidR="00C80F71" w:rsidRPr="00C80F71" w:rsidRDefault="002F4839" w:rsidP="00C80F71">
      <w:pPr>
        <w:pStyle w:val="Paragraphedeliste"/>
        <w:numPr>
          <w:ilvl w:val="0"/>
          <w:numId w:val="5"/>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color w:val="000000" w:themeColor="text1"/>
          <w:sz w:val="28"/>
          <w:szCs w:val="28"/>
        </w:rPr>
        <w:t xml:space="preserve">Accessibilité : </w:t>
      </w:r>
      <w:r w:rsidRPr="001A094C">
        <w:rPr>
          <w:rFonts w:ascii="Times New Roman" w:hAnsi="Times New Roman" w:cs="Times New Roman"/>
          <w:color w:val="000000" w:themeColor="text1"/>
          <w:sz w:val="28"/>
          <w:szCs w:val="28"/>
        </w:rPr>
        <w:t>la plateforme doit être accessible sur tous les appareils</w:t>
      </w:r>
      <w:r w:rsidR="004669E8" w:rsidRPr="001A094C">
        <w:rPr>
          <w:rFonts w:ascii="Times New Roman" w:hAnsi="Times New Roman" w:cs="Times New Roman"/>
          <w:color w:val="000000" w:themeColor="text1"/>
          <w:sz w:val="28"/>
          <w:szCs w:val="28"/>
        </w:rPr>
        <w:t xml:space="preserve"> (téléphone, pc, tablette)</w:t>
      </w:r>
      <w:r w:rsidRPr="001A094C">
        <w:rPr>
          <w:rFonts w:ascii="Times New Roman" w:hAnsi="Times New Roman" w:cs="Times New Roman"/>
          <w:color w:val="000000" w:themeColor="text1"/>
          <w:sz w:val="28"/>
          <w:szCs w:val="28"/>
        </w:rPr>
        <w:t xml:space="preserve">. </w:t>
      </w:r>
    </w:p>
    <w:p w14:paraId="172EC082" w14:textId="77777777" w:rsidR="00C80F71" w:rsidRPr="00C80F71" w:rsidRDefault="00C80F71" w:rsidP="00C80F71">
      <w:pPr>
        <w:pStyle w:val="Paragraphedeliste"/>
        <w:spacing w:line="360" w:lineRule="auto"/>
        <w:jc w:val="both"/>
        <w:rPr>
          <w:rFonts w:ascii="Times New Roman" w:hAnsi="Times New Roman" w:cs="Times New Roman"/>
          <w:color w:val="000000" w:themeColor="text1"/>
          <w:sz w:val="28"/>
          <w:szCs w:val="28"/>
        </w:rPr>
      </w:pPr>
    </w:p>
    <w:p w14:paraId="7A680E59" w14:textId="496321FF" w:rsidR="00F74B84" w:rsidRPr="001A094C" w:rsidRDefault="00F74B84" w:rsidP="002B23B8">
      <w:pPr>
        <w:pStyle w:val="Titre2"/>
      </w:pPr>
      <w:bookmarkStart w:id="230" w:name="_Toc202972974"/>
      <w:bookmarkStart w:id="231" w:name="_Toc202973327"/>
      <w:r w:rsidRPr="001A094C">
        <w:t>2.5 conclusion partielle</w:t>
      </w:r>
      <w:bookmarkEnd w:id="230"/>
      <w:bookmarkEnd w:id="231"/>
      <w:r w:rsidRPr="001A094C">
        <w:t xml:space="preserve"> </w:t>
      </w:r>
    </w:p>
    <w:p w14:paraId="56540C70" w14:textId="77777777" w:rsidR="00F74B84" w:rsidRPr="001A094C" w:rsidRDefault="00F74B84" w:rsidP="00F74B84"/>
    <w:p w14:paraId="04FB5456" w14:textId="1A981B0B" w:rsidR="00F74B84" w:rsidRDefault="00F74B84" w:rsidP="00F74B84">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Ce chapitre a permis d'identifier deux modèles existants pour la gestion des thèses. Système décentralisé par université et système centralisé au </w:t>
      </w:r>
      <w:r w:rsidR="00725932">
        <w:rPr>
          <w:rFonts w:ascii="Times New Roman" w:hAnsi="Times New Roman" w:cs="Times New Roman"/>
          <w:sz w:val="28"/>
          <w:szCs w:val="28"/>
        </w:rPr>
        <w:t>plan</w:t>
      </w:r>
      <w:r w:rsidRPr="001A094C">
        <w:rPr>
          <w:rFonts w:ascii="Times New Roman" w:hAnsi="Times New Roman" w:cs="Times New Roman"/>
          <w:sz w:val="28"/>
          <w:szCs w:val="28"/>
        </w:rPr>
        <w:t xml:space="preserve"> national tout en analysant leurs forces, leurs faiblesses et leur pertinence. Le projet Theses.ci s'inscrit dans une approche hybride, alliant décentralisation locale et centralisation </w:t>
      </w:r>
      <w:r w:rsidR="00725932">
        <w:rPr>
          <w:rFonts w:ascii="Times New Roman" w:hAnsi="Times New Roman" w:cs="Times New Roman"/>
          <w:sz w:val="28"/>
          <w:szCs w:val="28"/>
        </w:rPr>
        <w:t>sur</w:t>
      </w:r>
      <w:r w:rsidRPr="001A094C">
        <w:rPr>
          <w:rFonts w:ascii="Times New Roman" w:hAnsi="Times New Roman" w:cs="Times New Roman"/>
          <w:sz w:val="28"/>
          <w:szCs w:val="28"/>
        </w:rPr>
        <w:t xml:space="preserve"> une plateforme.</w:t>
      </w:r>
    </w:p>
    <w:p w14:paraId="174E8C52" w14:textId="77777777" w:rsidR="007B738D" w:rsidRPr="001A094C" w:rsidRDefault="007B738D" w:rsidP="00E7259B">
      <w:pPr>
        <w:spacing w:line="360" w:lineRule="auto"/>
        <w:jc w:val="both"/>
        <w:rPr>
          <w:rFonts w:ascii="Times New Roman" w:hAnsi="Times New Roman" w:cs="Times New Roman"/>
          <w:b/>
          <w:color w:val="000000" w:themeColor="text1"/>
          <w:sz w:val="40"/>
          <w:szCs w:val="40"/>
        </w:rPr>
      </w:pPr>
    </w:p>
    <w:p w14:paraId="02B8FE60" w14:textId="0A716D78" w:rsidR="00683D80" w:rsidRDefault="00BE486D" w:rsidP="00683D80">
      <w:pPr>
        <w:pStyle w:val="Titre1"/>
      </w:pPr>
      <w:bookmarkStart w:id="232" w:name="_Toc202972975"/>
      <w:bookmarkStart w:id="233" w:name="_Toc202973328"/>
      <w:r w:rsidRPr="00683D80">
        <w:lastRenderedPageBreak/>
        <w:t xml:space="preserve">Chapitre </w:t>
      </w:r>
      <w:r w:rsidR="00571447">
        <w:t>3</w:t>
      </w:r>
      <w:bookmarkEnd w:id="232"/>
      <w:bookmarkEnd w:id="233"/>
      <w:r w:rsidR="00683D80" w:rsidRPr="00683D80">
        <w:t> </w:t>
      </w:r>
    </w:p>
    <w:p w14:paraId="27493992" w14:textId="2F06BC62" w:rsidR="00683D80" w:rsidRPr="00683D80" w:rsidRDefault="00683D80" w:rsidP="00683D80">
      <w:pPr>
        <w:pStyle w:val="Titre1"/>
      </w:pPr>
      <w:bookmarkStart w:id="234" w:name="_Toc202538211"/>
      <w:bookmarkStart w:id="235" w:name="_Toc202538645"/>
      <w:bookmarkStart w:id="236" w:name="_Toc202679144"/>
      <w:bookmarkStart w:id="237" w:name="_Toc202769872"/>
      <w:bookmarkStart w:id="238" w:name="_Toc202770105"/>
      <w:bookmarkStart w:id="239" w:name="_Toc202771409"/>
      <w:bookmarkStart w:id="240" w:name="_Toc202771885"/>
      <w:bookmarkStart w:id="241" w:name="_Toc202972586"/>
      <w:bookmarkStart w:id="242" w:name="_Toc202972976"/>
      <w:bookmarkStart w:id="243" w:name="_Toc202973329"/>
      <w:r w:rsidRPr="00683D80">
        <w:t>ANALYSE ET CONCEPTION</w:t>
      </w:r>
      <w:bookmarkEnd w:id="234"/>
      <w:bookmarkEnd w:id="235"/>
      <w:bookmarkEnd w:id="236"/>
      <w:bookmarkEnd w:id="237"/>
      <w:bookmarkEnd w:id="238"/>
      <w:bookmarkEnd w:id="239"/>
      <w:bookmarkEnd w:id="240"/>
      <w:bookmarkEnd w:id="241"/>
      <w:bookmarkEnd w:id="242"/>
      <w:bookmarkEnd w:id="243"/>
    </w:p>
    <w:p w14:paraId="7CC0039D" w14:textId="77777777" w:rsidR="00683D80" w:rsidRDefault="00683D80" w:rsidP="00A14685">
      <w:pPr>
        <w:spacing w:line="360" w:lineRule="auto"/>
        <w:jc w:val="both"/>
        <w:rPr>
          <w:rFonts w:ascii="Times New Roman" w:hAnsi="Times New Roman" w:cs="Times New Roman"/>
          <w:color w:val="000000" w:themeColor="text1"/>
          <w:sz w:val="28"/>
          <w:szCs w:val="28"/>
        </w:rPr>
      </w:pPr>
    </w:p>
    <w:p w14:paraId="329E6C54" w14:textId="77777777" w:rsidR="00683D80" w:rsidRPr="001A094C" w:rsidRDefault="00683D80" w:rsidP="00A14685">
      <w:pPr>
        <w:spacing w:line="360" w:lineRule="auto"/>
        <w:jc w:val="both"/>
        <w:rPr>
          <w:rFonts w:ascii="Times New Roman" w:hAnsi="Times New Roman" w:cs="Times New Roman"/>
          <w:color w:val="000000" w:themeColor="text1"/>
          <w:sz w:val="28"/>
          <w:szCs w:val="28"/>
        </w:rPr>
      </w:pPr>
    </w:p>
    <w:p w14:paraId="0A0D51B3" w14:textId="30D68AEA" w:rsidR="00242849" w:rsidRPr="001A094C" w:rsidRDefault="008152ED" w:rsidP="00FC149B">
      <w:pPr>
        <w:pStyle w:val="Titre2"/>
      </w:pPr>
      <w:bookmarkStart w:id="244" w:name="_Toc202677492"/>
      <w:bookmarkStart w:id="245" w:name="_Toc202972977"/>
      <w:bookmarkStart w:id="246" w:name="_Toc202973330"/>
      <w:r>
        <w:t>3</w:t>
      </w:r>
      <w:r w:rsidR="002F4839" w:rsidRPr="001A094C">
        <w:t xml:space="preserve">.1 </w:t>
      </w:r>
      <w:bookmarkStart w:id="247" w:name="_Hlk201051178"/>
      <w:r w:rsidR="00FF2834" w:rsidRPr="001A094C">
        <w:t xml:space="preserve">Processus </w:t>
      </w:r>
      <w:r w:rsidR="00FC149B" w:rsidRPr="001A094C">
        <w:t>unifi</w:t>
      </w:r>
      <w:r w:rsidR="00FF2834" w:rsidRPr="001A094C">
        <w:t>é</w:t>
      </w:r>
      <w:bookmarkEnd w:id="244"/>
      <w:bookmarkEnd w:id="245"/>
      <w:bookmarkEnd w:id="246"/>
      <w:r w:rsidR="00FF2834" w:rsidRPr="001A094C">
        <w:t xml:space="preserve"> </w:t>
      </w:r>
      <w:r w:rsidR="007D5D97" w:rsidRPr="001A094C">
        <w:t xml:space="preserve"> </w:t>
      </w:r>
      <w:bookmarkEnd w:id="247"/>
    </w:p>
    <w:p w14:paraId="75CBF3D2" w14:textId="77777777" w:rsidR="00FC149B" w:rsidRPr="001A094C" w:rsidRDefault="00FC149B" w:rsidP="00FC149B"/>
    <w:p w14:paraId="3C03F84D" w14:textId="464D448E" w:rsidR="007D5D97" w:rsidRPr="001A094C" w:rsidRDefault="008152ED" w:rsidP="00FC149B">
      <w:pPr>
        <w:pStyle w:val="Titre3"/>
      </w:pPr>
      <w:bookmarkStart w:id="248" w:name="_Toc202538647"/>
      <w:bookmarkStart w:id="249" w:name="_Toc202677493"/>
      <w:bookmarkStart w:id="250" w:name="_Toc202679146"/>
      <w:bookmarkStart w:id="251" w:name="_Toc202769874"/>
      <w:bookmarkStart w:id="252" w:name="_Toc202771411"/>
      <w:bookmarkStart w:id="253" w:name="_Toc202972588"/>
      <w:bookmarkStart w:id="254" w:name="_Toc202972978"/>
      <w:bookmarkStart w:id="255" w:name="_Toc202973331"/>
      <w:r>
        <w:t>3</w:t>
      </w:r>
      <w:r w:rsidR="002F4839" w:rsidRPr="001A094C">
        <w:t xml:space="preserve">.1.1 </w:t>
      </w:r>
      <w:bookmarkStart w:id="256" w:name="_Hlk201051428"/>
      <w:r w:rsidR="002F4839" w:rsidRPr="001A094C">
        <w:t>Définition</w:t>
      </w:r>
      <w:bookmarkEnd w:id="248"/>
      <w:bookmarkEnd w:id="249"/>
      <w:bookmarkEnd w:id="250"/>
      <w:bookmarkEnd w:id="251"/>
      <w:bookmarkEnd w:id="252"/>
      <w:bookmarkEnd w:id="253"/>
      <w:bookmarkEnd w:id="254"/>
      <w:bookmarkEnd w:id="255"/>
      <w:r w:rsidR="002F4839" w:rsidRPr="001A094C">
        <w:t xml:space="preserve"> </w:t>
      </w:r>
      <w:bookmarkEnd w:id="256"/>
    </w:p>
    <w:p w14:paraId="7D1F0764" w14:textId="471BF01E" w:rsidR="00FC149B" w:rsidRPr="001A094C" w:rsidRDefault="00FC149B" w:rsidP="00FC149B">
      <w:pPr>
        <w:pStyle w:val="Titre3"/>
      </w:pPr>
    </w:p>
    <w:p w14:paraId="41DE78F3" w14:textId="2A136F44" w:rsidR="00FC149B" w:rsidRPr="001A094C" w:rsidRDefault="00FC149B" w:rsidP="00FC14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bCs/>
          <w:color w:val="000000" w:themeColor="text1"/>
          <w:sz w:val="28"/>
          <w:szCs w:val="28"/>
        </w:rPr>
        <w:t>Le processus unifié</w:t>
      </w:r>
      <w:r w:rsidRPr="001A094C">
        <w:rPr>
          <w:rFonts w:ascii="Times New Roman" w:hAnsi="Times New Roman" w:cs="Times New Roman"/>
          <w:color w:val="000000" w:themeColor="text1"/>
          <w:sz w:val="28"/>
          <w:szCs w:val="28"/>
        </w:rPr>
        <w:t xml:space="preserve"> (</w:t>
      </w:r>
      <w:proofErr w:type="spellStart"/>
      <w:r w:rsidRPr="001A094C">
        <w:rPr>
          <w:rFonts w:ascii="Times New Roman" w:hAnsi="Times New Roman" w:cs="Times New Roman"/>
          <w:color w:val="000000" w:themeColor="text1"/>
          <w:sz w:val="28"/>
          <w:szCs w:val="28"/>
        </w:rPr>
        <w:t>Unified</w:t>
      </w:r>
      <w:proofErr w:type="spellEnd"/>
      <w:r w:rsidRPr="001A094C">
        <w:rPr>
          <w:rFonts w:ascii="Times New Roman" w:hAnsi="Times New Roman" w:cs="Times New Roman"/>
          <w:color w:val="000000" w:themeColor="text1"/>
          <w:sz w:val="28"/>
          <w:szCs w:val="28"/>
        </w:rPr>
        <w:t xml:space="preserve"> Process) est un processus de développement logiciel standardisé, basé sur une approche itérative et incrémentale. Il est structuré en quatre phases : </w:t>
      </w:r>
      <w:r w:rsidR="00CD2BA1">
        <w:rPr>
          <w:rFonts w:ascii="Times New Roman" w:hAnsi="Times New Roman" w:cs="Times New Roman"/>
          <w:color w:val="000000" w:themeColor="text1"/>
          <w:sz w:val="28"/>
          <w:szCs w:val="28"/>
        </w:rPr>
        <w:t>création</w:t>
      </w:r>
      <w:r w:rsidRPr="001A094C">
        <w:rPr>
          <w:rFonts w:ascii="Times New Roman" w:hAnsi="Times New Roman" w:cs="Times New Roman"/>
          <w:color w:val="000000" w:themeColor="text1"/>
          <w:sz w:val="28"/>
          <w:szCs w:val="28"/>
        </w:rPr>
        <w:t xml:space="preserve">, élaboration, construction et transition, permettant une évolution progressive du système. Ce processus met l’accent sur la gestion des risques, la qualité du logiciel et la traçabilité des exigences. Durant toutes les étapes, </w:t>
      </w:r>
      <w:r w:rsidRPr="001A094C">
        <w:rPr>
          <w:rFonts w:ascii="Times New Roman" w:hAnsi="Times New Roman" w:cs="Times New Roman"/>
          <w:b/>
          <w:color w:val="000000" w:themeColor="text1"/>
          <w:sz w:val="28"/>
          <w:szCs w:val="28"/>
        </w:rPr>
        <w:t>UML</w:t>
      </w:r>
      <w:r w:rsidRPr="001A094C">
        <w:rPr>
          <w:rFonts w:ascii="Times New Roman" w:hAnsi="Times New Roman" w:cs="Times New Roman"/>
          <w:color w:val="000000" w:themeColor="text1"/>
          <w:sz w:val="28"/>
          <w:szCs w:val="28"/>
        </w:rPr>
        <w:t xml:space="preserve"> est utilisé comme langage de modélisation standard.</w:t>
      </w:r>
    </w:p>
    <w:p w14:paraId="7F596541" w14:textId="19FCC452" w:rsidR="007D5D97" w:rsidRPr="001A094C" w:rsidRDefault="002F4839" w:rsidP="00FC14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UML signifie langage de modélisation unifié. Il s'agit d'un langage de modélisation standardisé utilisé dans le développement de logiciels pour visualiser, concevoir et documenter des systèmes logiciels. UML fournit un ensemble de notations graphiques qui permettent aux développeurs et aux parties prenantes de communiquer et de comprendre la structure, le comportement et le</w:t>
      </w:r>
      <w:r w:rsidR="008304A4" w:rsidRPr="001A094C">
        <w:rPr>
          <w:rFonts w:ascii="Times New Roman" w:hAnsi="Times New Roman" w:cs="Times New Roman"/>
          <w:color w:val="000000" w:themeColor="text1"/>
          <w:sz w:val="28"/>
          <w:szCs w:val="28"/>
        </w:rPr>
        <w:t>s interactions d'un système</w:t>
      </w:r>
      <w:r w:rsidR="00CE246D" w:rsidRPr="001A094C">
        <w:rPr>
          <w:rFonts w:ascii="Times New Roman" w:hAnsi="Times New Roman" w:cs="Times New Roman"/>
          <w:color w:val="000000" w:themeColor="text1"/>
          <w:sz w:val="28"/>
          <w:szCs w:val="28"/>
        </w:rPr>
        <w:t xml:space="preserve"> [</w:t>
      </w:r>
      <w:r w:rsidR="00BC1AF9">
        <w:rPr>
          <w:rFonts w:ascii="Times New Roman" w:hAnsi="Times New Roman" w:cs="Times New Roman"/>
          <w:color w:val="000000" w:themeColor="text1"/>
          <w:sz w:val="28"/>
          <w:szCs w:val="28"/>
        </w:rPr>
        <w:t>8</w:t>
      </w:r>
      <w:r w:rsidR="00CE246D" w:rsidRPr="001A094C">
        <w:rPr>
          <w:rFonts w:ascii="Times New Roman" w:hAnsi="Times New Roman" w:cs="Times New Roman"/>
          <w:color w:val="000000" w:themeColor="text1"/>
          <w:sz w:val="28"/>
          <w:szCs w:val="28"/>
        </w:rPr>
        <w:t>]</w:t>
      </w:r>
      <w:r w:rsidR="008304A4" w:rsidRPr="001A094C">
        <w:rPr>
          <w:rFonts w:ascii="Times New Roman" w:hAnsi="Times New Roman" w:cs="Times New Roman"/>
          <w:color w:val="000000" w:themeColor="text1"/>
          <w:sz w:val="28"/>
          <w:szCs w:val="28"/>
        </w:rPr>
        <w:t xml:space="preserve">. </w:t>
      </w:r>
      <w:r w:rsidR="00CE246D" w:rsidRPr="001A094C">
        <w:rPr>
          <w:rFonts w:ascii="Times New Roman" w:hAnsi="Times New Roman" w:cs="Times New Roman"/>
          <w:color w:val="000000" w:themeColor="text1"/>
          <w:sz w:val="28"/>
          <w:szCs w:val="28"/>
        </w:rPr>
        <w:t xml:space="preserve"> L'objectif principa</w:t>
      </w:r>
      <w:r w:rsidRPr="001A094C">
        <w:rPr>
          <w:rFonts w:ascii="Times New Roman" w:hAnsi="Times New Roman" w:cs="Times New Roman"/>
          <w:color w:val="000000" w:themeColor="text1"/>
          <w:sz w:val="28"/>
          <w:szCs w:val="28"/>
        </w:rPr>
        <w:t>l d'UML est de faciliter la communication et la compréhension entre les parties prenantes impliquées dans le développement de logiciels, notamment les développeurs, les concepteurs, les analystes et les clients. Il fournit un langage et une notation communs pour décrire les exigences système, l'architecture, le comportement et les interactions. Les diagrammes UML sont les représentations graphiques des différents aspects d'un système logiciel. Certains des diagra</w:t>
      </w:r>
      <w:r w:rsidR="00584633" w:rsidRPr="001A094C">
        <w:rPr>
          <w:rFonts w:ascii="Times New Roman" w:hAnsi="Times New Roman" w:cs="Times New Roman"/>
          <w:color w:val="000000" w:themeColor="text1"/>
          <w:sz w:val="28"/>
          <w:szCs w:val="28"/>
        </w:rPr>
        <w:t>mmes UML couramment utilisés</w:t>
      </w:r>
      <w:r w:rsidR="00BC1AF9">
        <w:rPr>
          <w:rFonts w:ascii="Times New Roman" w:hAnsi="Times New Roman" w:cs="Times New Roman"/>
          <w:color w:val="000000" w:themeColor="text1"/>
          <w:sz w:val="28"/>
          <w:szCs w:val="28"/>
        </w:rPr>
        <w:t xml:space="preserve"> </w:t>
      </w:r>
      <w:r w:rsidR="00BC1AF9" w:rsidRPr="001A094C">
        <w:rPr>
          <w:rFonts w:ascii="Times New Roman" w:hAnsi="Times New Roman" w:cs="Times New Roman"/>
          <w:color w:val="000000" w:themeColor="text1"/>
          <w:sz w:val="28"/>
          <w:szCs w:val="28"/>
        </w:rPr>
        <w:t>[</w:t>
      </w:r>
      <w:r w:rsidR="00BC1AF9">
        <w:rPr>
          <w:rFonts w:ascii="Times New Roman" w:hAnsi="Times New Roman" w:cs="Times New Roman"/>
          <w:color w:val="000000" w:themeColor="text1"/>
          <w:sz w:val="28"/>
          <w:szCs w:val="28"/>
        </w:rPr>
        <w:t>9</w:t>
      </w:r>
      <w:r w:rsidR="00BC1AF9" w:rsidRPr="001A094C">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w:t>
      </w:r>
    </w:p>
    <w:p w14:paraId="238E732A" w14:textId="0677EFD2" w:rsidR="007D5D97" w:rsidRPr="001A094C" w:rsidRDefault="002F4839" w:rsidP="00960DC0">
      <w:pPr>
        <w:pStyle w:val="Paragraphedeliste"/>
        <w:numPr>
          <w:ilvl w:val="0"/>
          <w:numId w:val="33"/>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lastRenderedPageBreak/>
        <w:t>Diagramme de classes : représente la structure statique d'un système, y compris les classes, leurs attributs, les méthodes et les relations entre les classes.</w:t>
      </w:r>
    </w:p>
    <w:p w14:paraId="2AE4D22C" w14:textId="66DB4E1B" w:rsidR="007D5D97" w:rsidRPr="001A094C" w:rsidRDefault="002F4839" w:rsidP="00960DC0">
      <w:pPr>
        <w:pStyle w:val="Paragraphedeliste"/>
        <w:numPr>
          <w:ilvl w:val="0"/>
          <w:numId w:val="33"/>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Diagramme de cas d'utilisation : décri</w:t>
      </w:r>
      <w:r w:rsidR="00725932">
        <w:rPr>
          <w:rFonts w:ascii="Times New Roman" w:hAnsi="Times New Roman" w:cs="Times New Roman"/>
          <w:color w:val="000000" w:themeColor="text1"/>
          <w:sz w:val="28"/>
          <w:szCs w:val="28"/>
        </w:rPr>
        <w:t>s</w:t>
      </w:r>
      <w:r w:rsidRPr="001A094C">
        <w:rPr>
          <w:rFonts w:ascii="Times New Roman" w:hAnsi="Times New Roman" w:cs="Times New Roman"/>
          <w:color w:val="000000" w:themeColor="text1"/>
          <w:sz w:val="28"/>
          <w:szCs w:val="28"/>
        </w:rPr>
        <w:t xml:space="preserve"> les fonctionnalités fournies par un système du point de vue de l'utilisateur. Il montre les interactions entre les acteurs (utilisateurs ou systèmes externes) et le système.</w:t>
      </w:r>
    </w:p>
    <w:p w14:paraId="275FB981" w14:textId="31F9790F" w:rsidR="007D5D97" w:rsidRPr="001A094C" w:rsidRDefault="002F4839" w:rsidP="00960DC0">
      <w:pPr>
        <w:pStyle w:val="Paragraphedeliste"/>
        <w:numPr>
          <w:ilvl w:val="0"/>
          <w:numId w:val="33"/>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Diagramme de séquence : Illustre le comportement dynamique d'un système en montrant comment les objets interagissent les uns avec les autres au fil du temps. Il décrit la séquence des messages échangés entre les objets.</w:t>
      </w:r>
    </w:p>
    <w:p w14:paraId="1E5C4356" w14:textId="107B869B" w:rsidR="007D5D97" w:rsidRPr="001A094C" w:rsidRDefault="002F4839" w:rsidP="00960DC0">
      <w:pPr>
        <w:pStyle w:val="Paragraphedeliste"/>
        <w:numPr>
          <w:ilvl w:val="0"/>
          <w:numId w:val="33"/>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Diagramme d'activité : représente le flux d'actions ou d'activités au sein d'un système. Il est souvent utilisé pour modéliser les processus métier ou le flux de contrôle au sein d'un système logiciel.</w:t>
      </w:r>
    </w:p>
    <w:p w14:paraId="548FF9EE" w14:textId="522082D9" w:rsidR="007D5D97" w:rsidRPr="001A094C" w:rsidRDefault="002F4839" w:rsidP="00960DC0">
      <w:pPr>
        <w:pStyle w:val="Paragraphedeliste"/>
        <w:numPr>
          <w:ilvl w:val="0"/>
          <w:numId w:val="33"/>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Diagramme de composants : Illustre les composants physiques ou logiques d'un système et leurs dépendances. Il aide à comprendre la structure modulaire d'un système logiciel.</w:t>
      </w:r>
    </w:p>
    <w:p w14:paraId="32740870" w14:textId="5EE69208" w:rsidR="007D5D97" w:rsidRPr="001A094C" w:rsidRDefault="002F4839" w:rsidP="00960DC0">
      <w:pPr>
        <w:pStyle w:val="Paragraphedeliste"/>
        <w:numPr>
          <w:ilvl w:val="0"/>
          <w:numId w:val="33"/>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Diagramme de déploiement : représente le déploiement physique des composants logiciels sur les nœuds matériels. Il montre comment les artefacts logiciels sont distribués dans l'infrastructure physique.</w:t>
      </w:r>
    </w:p>
    <w:p w14:paraId="7921A25B" w14:textId="1A5E8415" w:rsidR="00727294"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Dans ce mémoire, nous allons utiliser les diagrammes suivants : le diagramme de classe, le diagramme de cas d’utilisation et le diagramme de séquence.</w:t>
      </w:r>
    </w:p>
    <w:p w14:paraId="0BA7D29E" w14:textId="77777777" w:rsidR="00727294" w:rsidRPr="00C80F71" w:rsidRDefault="00727294" w:rsidP="00E7259B">
      <w:pPr>
        <w:spacing w:line="360" w:lineRule="auto"/>
        <w:jc w:val="both"/>
        <w:rPr>
          <w:rFonts w:ascii="Times New Roman" w:hAnsi="Times New Roman" w:cs="Times New Roman"/>
          <w:color w:val="000000" w:themeColor="text1"/>
          <w:sz w:val="28"/>
          <w:szCs w:val="28"/>
        </w:rPr>
      </w:pPr>
    </w:p>
    <w:p w14:paraId="3D5AC219" w14:textId="7EC0C55D" w:rsidR="0083752D" w:rsidRPr="001A094C" w:rsidRDefault="008152ED" w:rsidP="00FC149B">
      <w:pPr>
        <w:pStyle w:val="Titre3"/>
      </w:pPr>
      <w:bookmarkStart w:id="257" w:name="_Toc202538648"/>
      <w:bookmarkStart w:id="258" w:name="_Toc202677494"/>
      <w:bookmarkStart w:id="259" w:name="_Toc202679147"/>
      <w:bookmarkStart w:id="260" w:name="_Toc202769875"/>
      <w:bookmarkStart w:id="261" w:name="_Toc202771412"/>
      <w:bookmarkStart w:id="262" w:name="_Toc202972589"/>
      <w:bookmarkStart w:id="263" w:name="_Toc202972979"/>
      <w:bookmarkStart w:id="264" w:name="_Toc202973332"/>
      <w:r>
        <w:t>3</w:t>
      </w:r>
      <w:r w:rsidR="002F4839" w:rsidRPr="001A094C">
        <w:t xml:space="preserve">.1.2 </w:t>
      </w:r>
      <w:bookmarkStart w:id="265" w:name="_Hlk201051472"/>
      <w:r w:rsidR="000E3FC1" w:rsidRPr="001A094C">
        <w:t>O</w:t>
      </w:r>
      <w:r w:rsidR="002F4839" w:rsidRPr="001A094C">
        <w:t>util de modélisation</w:t>
      </w:r>
      <w:bookmarkEnd w:id="257"/>
      <w:bookmarkEnd w:id="258"/>
      <w:bookmarkEnd w:id="259"/>
      <w:bookmarkEnd w:id="260"/>
      <w:bookmarkEnd w:id="261"/>
      <w:bookmarkEnd w:id="262"/>
      <w:bookmarkEnd w:id="263"/>
      <w:bookmarkEnd w:id="264"/>
      <w:bookmarkEnd w:id="265"/>
    </w:p>
    <w:p w14:paraId="5028A040" w14:textId="77777777" w:rsidR="00FC149B" w:rsidRPr="001A094C" w:rsidRDefault="00FC149B" w:rsidP="00FC149B">
      <w:pPr>
        <w:pStyle w:val="Titre3"/>
      </w:pPr>
    </w:p>
    <w:p w14:paraId="5DD51864" w14:textId="06504265" w:rsidR="003574FB" w:rsidRPr="001A094C" w:rsidRDefault="000E3FC1"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Nous </w:t>
      </w:r>
      <w:r w:rsidR="00960DC0" w:rsidRPr="001A094C">
        <w:rPr>
          <w:rFonts w:ascii="Times New Roman" w:hAnsi="Times New Roman" w:cs="Times New Roman"/>
          <w:color w:val="000000" w:themeColor="text1"/>
          <w:sz w:val="28"/>
          <w:szCs w:val="28"/>
        </w:rPr>
        <w:t>avons</w:t>
      </w:r>
      <w:r w:rsidRPr="001A094C">
        <w:rPr>
          <w:rFonts w:ascii="Times New Roman" w:hAnsi="Times New Roman" w:cs="Times New Roman"/>
          <w:color w:val="000000" w:themeColor="text1"/>
          <w:sz w:val="28"/>
          <w:szCs w:val="28"/>
        </w:rPr>
        <w:t xml:space="preserve"> choix </w:t>
      </w:r>
      <w:r w:rsidRPr="001A094C">
        <w:rPr>
          <w:rFonts w:ascii="Times New Roman" w:hAnsi="Times New Roman" w:cs="Times New Roman"/>
          <w:b/>
          <w:color w:val="000000" w:themeColor="text1"/>
          <w:sz w:val="28"/>
          <w:szCs w:val="28"/>
        </w:rPr>
        <w:t xml:space="preserve">Draw.io </w:t>
      </w:r>
      <w:r w:rsidRPr="001A094C">
        <w:rPr>
          <w:rFonts w:ascii="Times New Roman" w:hAnsi="Times New Roman" w:cs="Times New Roman"/>
          <w:color w:val="000000" w:themeColor="text1"/>
          <w:sz w:val="28"/>
          <w:szCs w:val="28"/>
        </w:rPr>
        <w:t>comme outil de mobilisation de nos diagrammes. C’est</w:t>
      </w:r>
      <w:r w:rsidR="002F4839" w:rsidRPr="001A094C">
        <w:rPr>
          <w:rFonts w:ascii="Times New Roman" w:hAnsi="Times New Roman" w:cs="Times New Roman"/>
          <w:color w:val="000000" w:themeColor="text1"/>
          <w:sz w:val="28"/>
          <w:szCs w:val="28"/>
        </w:rPr>
        <w:t xml:space="preserve"> un logiciel de diagramme en ligne simple et puissant qui permet de créer facilement des diagrammes, des organigrammes, des schémas et bien plus encore. Avec une interface intuitive et conviviale, Draw.io offre une large gamme d'outils </w:t>
      </w:r>
      <w:r w:rsidR="002F4839" w:rsidRPr="001A094C">
        <w:rPr>
          <w:rFonts w:ascii="Times New Roman" w:hAnsi="Times New Roman" w:cs="Times New Roman"/>
          <w:color w:val="000000" w:themeColor="text1"/>
          <w:sz w:val="28"/>
          <w:szCs w:val="28"/>
        </w:rPr>
        <w:lastRenderedPageBreak/>
        <w:t xml:space="preserve">de dessin et de formes </w:t>
      </w:r>
      <w:r w:rsidR="00914FB4" w:rsidRPr="001A094C">
        <w:rPr>
          <w:rFonts w:ascii="Times New Roman" w:hAnsi="Times New Roman" w:cs="Times New Roman"/>
          <w:color w:val="000000" w:themeColor="text1"/>
          <w:sz w:val="28"/>
          <w:szCs w:val="28"/>
        </w:rPr>
        <w:t>prédéfinies</w:t>
      </w:r>
      <w:r w:rsidR="002F4839" w:rsidRPr="001A094C">
        <w:rPr>
          <w:rFonts w:ascii="Times New Roman" w:hAnsi="Times New Roman" w:cs="Times New Roman"/>
          <w:color w:val="000000" w:themeColor="text1"/>
          <w:sz w:val="28"/>
          <w:szCs w:val="28"/>
        </w:rPr>
        <w:t xml:space="preserve"> pour vous aider à donner vie à vos idées visuelles. Que vous soyez un professionnel à la recherche d'un outil de visualisation de données ou un étudiant qui souhaite créer des présentations claires et attrayantes, Draw.io vous permet de créer des diagrammes de qualité professionnelle sans effort. Grâce à sa compatibilité avec diverses plateformes et sa facilité de partage, vous pouvez collaborer en temps.</w:t>
      </w:r>
    </w:p>
    <w:p w14:paraId="558EE91A" w14:textId="36FDD965" w:rsidR="00C80F71"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Voici quelque</w:t>
      </w:r>
      <w:r w:rsidR="00725932">
        <w:rPr>
          <w:rFonts w:ascii="Times New Roman" w:hAnsi="Times New Roman" w:cs="Times New Roman"/>
          <w:color w:val="000000" w:themeColor="text1"/>
          <w:sz w:val="28"/>
          <w:szCs w:val="28"/>
        </w:rPr>
        <w:t>s</w:t>
      </w:r>
      <w:r w:rsidRPr="001A094C">
        <w:rPr>
          <w:rFonts w:ascii="Times New Roman" w:hAnsi="Times New Roman" w:cs="Times New Roman"/>
          <w:color w:val="000000" w:themeColor="text1"/>
          <w:sz w:val="28"/>
          <w:szCs w:val="28"/>
        </w:rPr>
        <w:t xml:space="preserve"> raison</w:t>
      </w:r>
      <w:r w:rsidR="00725932">
        <w:rPr>
          <w:rFonts w:ascii="Times New Roman" w:hAnsi="Times New Roman" w:cs="Times New Roman"/>
          <w:color w:val="000000" w:themeColor="text1"/>
          <w:sz w:val="28"/>
          <w:szCs w:val="28"/>
        </w:rPr>
        <w:t>s</w:t>
      </w:r>
      <w:r w:rsidRPr="001A094C">
        <w:rPr>
          <w:rFonts w:ascii="Times New Roman" w:hAnsi="Times New Roman" w:cs="Times New Roman"/>
          <w:color w:val="000000" w:themeColor="text1"/>
          <w:sz w:val="28"/>
          <w:szCs w:val="28"/>
        </w:rPr>
        <w:t xml:space="preserve"> pour l</w:t>
      </w:r>
      <w:r w:rsidR="00725932">
        <w:rPr>
          <w:rFonts w:ascii="Times New Roman" w:hAnsi="Times New Roman" w:cs="Times New Roman"/>
          <w:color w:val="000000" w:themeColor="text1"/>
          <w:sz w:val="28"/>
          <w:szCs w:val="28"/>
        </w:rPr>
        <w:t>esquelles</w:t>
      </w:r>
      <w:r w:rsidRPr="001A094C">
        <w:rPr>
          <w:rFonts w:ascii="Times New Roman" w:hAnsi="Times New Roman" w:cs="Times New Roman"/>
          <w:color w:val="000000" w:themeColor="text1"/>
          <w:sz w:val="28"/>
          <w:szCs w:val="28"/>
        </w:rPr>
        <w:t xml:space="preserve"> nous avons draw.io comme outils de modélisation pour le développement de notre projet.</w:t>
      </w:r>
    </w:p>
    <w:p w14:paraId="669D2885" w14:textId="77777777" w:rsidR="00727294" w:rsidRPr="001A094C" w:rsidRDefault="00727294" w:rsidP="00E7259B">
      <w:pPr>
        <w:spacing w:line="360" w:lineRule="auto"/>
        <w:jc w:val="both"/>
        <w:rPr>
          <w:rFonts w:ascii="Times New Roman" w:hAnsi="Times New Roman" w:cs="Times New Roman"/>
          <w:color w:val="000000" w:themeColor="text1"/>
          <w:sz w:val="28"/>
          <w:szCs w:val="28"/>
        </w:rPr>
      </w:pPr>
    </w:p>
    <w:p w14:paraId="2317BD88" w14:textId="462A111B" w:rsidR="007F4117" w:rsidRPr="001A094C" w:rsidRDefault="008152ED" w:rsidP="00960DC0">
      <w:pPr>
        <w:pStyle w:val="Titre2"/>
      </w:pPr>
      <w:bookmarkStart w:id="266" w:name="_Toc202972980"/>
      <w:bookmarkStart w:id="267" w:name="_Toc202973333"/>
      <w:r>
        <w:t>3</w:t>
      </w:r>
      <w:r w:rsidR="002F4839" w:rsidRPr="001A094C">
        <w:t xml:space="preserve">.2 </w:t>
      </w:r>
      <w:bookmarkStart w:id="268" w:name="_Hlk201051537"/>
      <w:r w:rsidR="002F4839" w:rsidRPr="001A094C">
        <w:t>Modélisation du système d’information</w:t>
      </w:r>
      <w:bookmarkEnd w:id="266"/>
      <w:bookmarkEnd w:id="267"/>
      <w:bookmarkEnd w:id="268"/>
    </w:p>
    <w:p w14:paraId="78EF65B6" w14:textId="77777777" w:rsidR="00960DC0" w:rsidRPr="001A094C" w:rsidRDefault="00960DC0" w:rsidP="00960DC0"/>
    <w:p w14:paraId="60CED675" w14:textId="77777777" w:rsidR="007F4117"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La modélisation est la conception d'un modèle. Selon son objectif et les moyens utilisés, la modélisation est dite mathématique, géométrique, 3D, empirique, mécaniste (ex : modélisation de réseau trophique dans un écosystème), cinématique. Elle nécessite généralement d'être calée par des observations ou mesures faites, lesquelles servent aussi à paramétrer, calibrer ou ajuster le « modèle ».</w:t>
      </w:r>
    </w:p>
    <w:p w14:paraId="103FA5F3" w14:textId="4389C145" w:rsidR="00C80F71"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En informatique, la modélisation permet de concevoir l'architecture globale d'un système d'information, la structure et la dynamique d'éléments logiciels (avec des modèles UML, des modèles de flux de données, ou d'analyse fonctionnelle descendante) ainsi que l'organisation des informations à l'aide de la modélisation des données</w:t>
      </w:r>
      <w:r w:rsidR="00474C9C" w:rsidRPr="001A094C">
        <w:rPr>
          <w:rFonts w:ascii="Times New Roman" w:hAnsi="Times New Roman" w:cs="Times New Roman"/>
          <w:color w:val="000000" w:themeColor="text1"/>
          <w:sz w:val="28"/>
          <w:szCs w:val="28"/>
        </w:rPr>
        <w:t xml:space="preserve">. </w:t>
      </w:r>
      <w:r w:rsidR="00486547" w:rsidRPr="001A094C">
        <w:rPr>
          <w:rFonts w:ascii="Times New Roman" w:hAnsi="Times New Roman" w:cs="Times New Roman"/>
          <w:color w:val="000000" w:themeColor="text1"/>
          <w:sz w:val="28"/>
          <w:szCs w:val="28"/>
        </w:rPr>
        <w:t>En</w:t>
      </w:r>
      <w:r w:rsidR="00486547">
        <w:rPr>
          <w:rFonts w:ascii="Times New Roman" w:hAnsi="Times New Roman" w:cs="Times New Roman"/>
          <w:color w:val="000000" w:themeColor="text1"/>
          <w:sz w:val="28"/>
          <w:szCs w:val="28"/>
        </w:rPr>
        <w:t xml:space="preserve"> </w:t>
      </w:r>
      <w:r w:rsidR="00486547" w:rsidRPr="001A094C">
        <w:rPr>
          <w:rFonts w:ascii="Times New Roman" w:hAnsi="Times New Roman" w:cs="Times New Roman"/>
          <w:color w:val="000000" w:themeColor="text1"/>
          <w:sz w:val="28"/>
          <w:szCs w:val="28"/>
        </w:rPr>
        <w:t>d'autres termes</w:t>
      </w:r>
      <w:r w:rsidR="00486547">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 xml:space="preserve"> </w:t>
      </w:r>
      <w:r w:rsidR="00486547">
        <w:rPr>
          <w:rFonts w:ascii="Times New Roman" w:hAnsi="Times New Roman" w:cs="Times New Roman"/>
          <w:color w:val="000000" w:themeColor="text1"/>
          <w:sz w:val="28"/>
          <w:szCs w:val="28"/>
        </w:rPr>
        <w:t>l</w:t>
      </w:r>
      <w:r w:rsidRPr="001A094C">
        <w:rPr>
          <w:rFonts w:ascii="Times New Roman" w:hAnsi="Times New Roman" w:cs="Times New Roman"/>
          <w:color w:val="000000" w:themeColor="text1"/>
          <w:sz w:val="28"/>
          <w:szCs w:val="28"/>
        </w:rPr>
        <w:t>a modélisation UML (</w:t>
      </w:r>
      <w:proofErr w:type="spellStart"/>
      <w:r w:rsidRPr="001A094C">
        <w:rPr>
          <w:rFonts w:ascii="Times New Roman" w:hAnsi="Times New Roman" w:cs="Times New Roman"/>
          <w:color w:val="000000" w:themeColor="text1"/>
          <w:sz w:val="28"/>
          <w:szCs w:val="28"/>
        </w:rPr>
        <w:t>Unified</w:t>
      </w:r>
      <w:proofErr w:type="spellEnd"/>
      <w:r w:rsidRPr="001A094C">
        <w:rPr>
          <w:rFonts w:ascii="Times New Roman" w:hAnsi="Times New Roman" w:cs="Times New Roman"/>
          <w:color w:val="000000" w:themeColor="text1"/>
          <w:sz w:val="28"/>
          <w:szCs w:val="28"/>
        </w:rPr>
        <w:t xml:space="preserve"> Modeling </w:t>
      </w:r>
      <w:proofErr w:type="spellStart"/>
      <w:r w:rsidRPr="001A094C">
        <w:rPr>
          <w:rFonts w:ascii="Times New Roman" w:hAnsi="Times New Roman" w:cs="Times New Roman"/>
          <w:color w:val="000000" w:themeColor="text1"/>
          <w:sz w:val="28"/>
          <w:szCs w:val="28"/>
        </w:rPr>
        <w:t>Language</w:t>
      </w:r>
      <w:proofErr w:type="spellEnd"/>
      <w:r w:rsidRPr="001A094C">
        <w:rPr>
          <w:rFonts w:ascii="Times New Roman" w:hAnsi="Times New Roman" w:cs="Times New Roman"/>
          <w:color w:val="000000" w:themeColor="text1"/>
          <w:sz w:val="28"/>
          <w:szCs w:val="28"/>
        </w:rPr>
        <w:t>) est une méthode normalisée de représentation visuelle utilisée pour décrire et documenter des systèmes</w:t>
      </w:r>
      <w:r w:rsidR="00C80F71">
        <w:rPr>
          <w:rFonts w:ascii="Times New Roman" w:hAnsi="Times New Roman" w:cs="Times New Roman"/>
          <w:color w:val="000000" w:themeColor="text1"/>
          <w:sz w:val="28"/>
          <w:szCs w:val="28"/>
        </w:rPr>
        <w:t>.</w:t>
      </w:r>
    </w:p>
    <w:p w14:paraId="0264FDC3" w14:textId="77777777" w:rsidR="00727294" w:rsidRDefault="00727294" w:rsidP="00E7259B">
      <w:pPr>
        <w:spacing w:line="360" w:lineRule="auto"/>
        <w:jc w:val="both"/>
        <w:rPr>
          <w:rFonts w:ascii="Times New Roman" w:hAnsi="Times New Roman" w:cs="Times New Roman"/>
          <w:color w:val="000000" w:themeColor="text1"/>
          <w:sz w:val="28"/>
          <w:szCs w:val="28"/>
        </w:rPr>
      </w:pPr>
    </w:p>
    <w:p w14:paraId="66E4F007" w14:textId="77777777" w:rsidR="00727294" w:rsidRDefault="00727294" w:rsidP="00E7259B">
      <w:pPr>
        <w:spacing w:line="360" w:lineRule="auto"/>
        <w:jc w:val="both"/>
        <w:rPr>
          <w:rFonts w:ascii="Times New Roman" w:hAnsi="Times New Roman" w:cs="Times New Roman"/>
          <w:color w:val="000000" w:themeColor="text1"/>
          <w:sz w:val="28"/>
          <w:szCs w:val="28"/>
        </w:rPr>
      </w:pPr>
    </w:p>
    <w:p w14:paraId="4F32C00D" w14:textId="77777777" w:rsidR="00727294" w:rsidRPr="00C80F71" w:rsidRDefault="00727294" w:rsidP="00E7259B">
      <w:pPr>
        <w:spacing w:line="360" w:lineRule="auto"/>
        <w:jc w:val="both"/>
        <w:rPr>
          <w:rFonts w:ascii="Times New Roman" w:hAnsi="Times New Roman" w:cs="Times New Roman"/>
          <w:color w:val="000000" w:themeColor="text1"/>
          <w:sz w:val="28"/>
          <w:szCs w:val="28"/>
        </w:rPr>
      </w:pPr>
    </w:p>
    <w:p w14:paraId="34335F3D" w14:textId="77777777" w:rsidR="006E2E76" w:rsidRDefault="008152ED" w:rsidP="00806246">
      <w:pPr>
        <w:pStyle w:val="Titre3"/>
      </w:pPr>
      <w:bookmarkStart w:id="269" w:name="_Toc202538650"/>
      <w:bookmarkStart w:id="270" w:name="_Toc202677496"/>
      <w:bookmarkStart w:id="271" w:name="_Toc202679149"/>
      <w:bookmarkStart w:id="272" w:name="_Toc202769877"/>
      <w:bookmarkStart w:id="273" w:name="_Toc202771414"/>
      <w:bookmarkStart w:id="274" w:name="_Toc202972591"/>
      <w:bookmarkStart w:id="275" w:name="_Toc202972981"/>
      <w:bookmarkStart w:id="276" w:name="_Toc202973334"/>
      <w:r>
        <w:lastRenderedPageBreak/>
        <w:t>3</w:t>
      </w:r>
      <w:r w:rsidR="002F4839" w:rsidRPr="001A094C">
        <w:t xml:space="preserve">.2.1 </w:t>
      </w:r>
      <w:bookmarkStart w:id="277" w:name="_Hlk201051593"/>
      <w:r w:rsidR="000B0890" w:rsidRPr="001A094C">
        <w:t>D</w:t>
      </w:r>
      <w:r w:rsidR="002F4839" w:rsidRPr="001A094C">
        <w:t>iagramme de cas d’utilisation</w:t>
      </w:r>
      <w:bookmarkEnd w:id="269"/>
      <w:bookmarkEnd w:id="270"/>
      <w:bookmarkEnd w:id="271"/>
      <w:bookmarkEnd w:id="272"/>
      <w:bookmarkEnd w:id="273"/>
      <w:bookmarkEnd w:id="274"/>
      <w:bookmarkEnd w:id="275"/>
      <w:bookmarkEnd w:id="276"/>
    </w:p>
    <w:p w14:paraId="7F0E5D64" w14:textId="6B616815" w:rsidR="00960DC0" w:rsidRPr="001A094C" w:rsidRDefault="002F4839" w:rsidP="00960DC0">
      <w:pPr>
        <w:pStyle w:val="Titre3"/>
      </w:pPr>
      <w:r w:rsidRPr="001A094C">
        <w:t xml:space="preserve"> </w:t>
      </w:r>
      <w:bookmarkEnd w:id="277"/>
    </w:p>
    <w:p w14:paraId="32DA131C" w14:textId="78CA7E58" w:rsidR="007F4117"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Les diagrammes de cas d'utilisation décrivent les fonctions générales et la portée d'un système. Ces diagrammes identifient également les interactions entre le système et ses acteurs. Les cas d'utilisation et les acteurs dans les diagrammes de cas d'utilisation décrivent ce que le système fait et comment les acteurs l'utilisent, mais ne montrent pas comment le système fonctionne en interne.  Ils </w:t>
      </w:r>
      <w:r w:rsidR="00725932">
        <w:rPr>
          <w:rFonts w:ascii="Times New Roman" w:hAnsi="Times New Roman" w:cs="Times New Roman"/>
          <w:color w:val="000000" w:themeColor="text1"/>
          <w:sz w:val="28"/>
          <w:szCs w:val="28"/>
        </w:rPr>
        <w:t>i</w:t>
      </w:r>
      <w:r w:rsidRPr="001A094C">
        <w:rPr>
          <w:rFonts w:ascii="Times New Roman" w:hAnsi="Times New Roman" w:cs="Times New Roman"/>
          <w:color w:val="000000" w:themeColor="text1"/>
          <w:sz w:val="28"/>
          <w:szCs w:val="28"/>
        </w:rPr>
        <w:t>llustrent et définissent le contexte et les exigences d'un système entier, ou des partie</w:t>
      </w:r>
      <w:r w:rsidR="00B21C0E" w:rsidRPr="001A094C">
        <w:rPr>
          <w:rFonts w:ascii="Times New Roman" w:hAnsi="Times New Roman" w:cs="Times New Roman"/>
          <w:color w:val="000000" w:themeColor="text1"/>
          <w:sz w:val="28"/>
          <w:szCs w:val="28"/>
        </w:rPr>
        <w:t>s essentielles d'un système</w:t>
      </w:r>
      <w:r w:rsidRPr="001A094C">
        <w:rPr>
          <w:rFonts w:ascii="Times New Roman" w:hAnsi="Times New Roman" w:cs="Times New Roman"/>
          <w:color w:val="000000" w:themeColor="text1"/>
          <w:sz w:val="28"/>
          <w:szCs w:val="28"/>
        </w:rPr>
        <w:t>.</w:t>
      </w:r>
    </w:p>
    <w:p w14:paraId="731BDA6E" w14:textId="29FF3458" w:rsidR="007F4117"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Les diagrammes de cas d'utilisation sont utiles dans </w:t>
      </w:r>
      <w:r w:rsidR="000B0890" w:rsidRPr="001A094C">
        <w:rPr>
          <w:rFonts w:ascii="Times New Roman" w:hAnsi="Times New Roman" w:cs="Times New Roman"/>
          <w:color w:val="000000" w:themeColor="text1"/>
          <w:sz w:val="28"/>
          <w:szCs w:val="28"/>
        </w:rPr>
        <w:t>plusieurs</w:t>
      </w:r>
      <w:r w:rsidRPr="001A094C">
        <w:rPr>
          <w:rFonts w:ascii="Times New Roman" w:hAnsi="Times New Roman" w:cs="Times New Roman"/>
          <w:color w:val="000000" w:themeColor="text1"/>
          <w:sz w:val="28"/>
          <w:szCs w:val="28"/>
        </w:rPr>
        <w:t xml:space="preserve"> situations :</w:t>
      </w:r>
    </w:p>
    <w:p w14:paraId="0E97B62F" w14:textId="3220E81C" w:rsidR="007F4117" w:rsidRPr="001A094C" w:rsidRDefault="000B0890" w:rsidP="00960DC0">
      <w:pPr>
        <w:pStyle w:val="Paragraphedeliste"/>
        <w:numPr>
          <w:ilvl w:val="0"/>
          <w:numId w:val="34"/>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Au début </w:t>
      </w:r>
      <w:r w:rsidR="002F4839" w:rsidRPr="001A094C">
        <w:rPr>
          <w:rFonts w:ascii="Times New Roman" w:hAnsi="Times New Roman" w:cs="Times New Roman"/>
          <w:color w:val="000000" w:themeColor="text1"/>
          <w:sz w:val="28"/>
          <w:szCs w:val="28"/>
        </w:rPr>
        <w:t xml:space="preserve">projet, </w:t>
      </w:r>
      <w:r w:rsidRPr="001A094C">
        <w:rPr>
          <w:rFonts w:ascii="Times New Roman" w:hAnsi="Times New Roman" w:cs="Times New Roman"/>
          <w:color w:val="000000" w:themeColor="text1"/>
          <w:sz w:val="28"/>
          <w:szCs w:val="28"/>
        </w:rPr>
        <w:t>il est possible de</w:t>
      </w:r>
      <w:r w:rsidR="002F4839" w:rsidRPr="001A094C">
        <w:rPr>
          <w:rFonts w:ascii="Times New Roman" w:hAnsi="Times New Roman" w:cs="Times New Roman"/>
          <w:color w:val="000000" w:themeColor="text1"/>
          <w:sz w:val="28"/>
          <w:szCs w:val="28"/>
        </w:rPr>
        <w:t xml:space="preserve"> créer des diagrammes de cas d'utilisation pour modéliser une entreprise, afin que tous les participants au projet visualisent bien les travailleurs, clients et activités de l'entreprise.</w:t>
      </w:r>
    </w:p>
    <w:p w14:paraId="6D34E53D" w14:textId="2E87FDD0" w:rsidR="007F4117" w:rsidRPr="001A094C" w:rsidRDefault="002F4839" w:rsidP="00960DC0">
      <w:pPr>
        <w:pStyle w:val="Paragraphedeliste"/>
        <w:numPr>
          <w:ilvl w:val="0"/>
          <w:numId w:val="34"/>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Lors du recueil des exigences, </w:t>
      </w:r>
      <w:r w:rsidR="000B0890" w:rsidRPr="001A094C">
        <w:rPr>
          <w:rFonts w:ascii="Times New Roman" w:hAnsi="Times New Roman" w:cs="Times New Roman"/>
          <w:color w:val="000000" w:themeColor="text1"/>
          <w:sz w:val="28"/>
          <w:szCs w:val="28"/>
        </w:rPr>
        <w:t xml:space="preserve">il est possible de </w:t>
      </w:r>
      <w:r w:rsidRPr="001A094C">
        <w:rPr>
          <w:rFonts w:ascii="Times New Roman" w:hAnsi="Times New Roman" w:cs="Times New Roman"/>
          <w:color w:val="000000" w:themeColor="text1"/>
          <w:sz w:val="28"/>
          <w:szCs w:val="28"/>
        </w:rPr>
        <w:t>créer des diagrammes de cas d'utilisation pour capturer les exigences du système et pour présenter aux autres ce que le système doit faire.</w:t>
      </w:r>
    </w:p>
    <w:p w14:paraId="214B4FE5" w14:textId="6C4DCD08" w:rsidR="007F4117" w:rsidRPr="001A094C" w:rsidRDefault="002F4839" w:rsidP="00960DC0">
      <w:pPr>
        <w:pStyle w:val="Paragraphedeliste"/>
        <w:numPr>
          <w:ilvl w:val="0"/>
          <w:numId w:val="34"/>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Lors des phases d'analyse et de conception, </w:t>
      </w:r>
      <w:r w:rsidR="000B0890" w:rsidRPr="001A094C">
        <w:rPr>
          <w:rFonts w:ascii="Times New Roman" w:hAnsi="Times New Roman" w:cs="Times New Roman"/>
          <w:color w:val="000000" w:themeColor="text1"/>
          <w:sz w:val="28"/>
          <w:szCs w:val="28"/>
        </w:rPr>
        <w:t>il est possible d’</w:t>
      </w:r>
      <w:r w:rsidRPr="001A094C">
        <w:rPr>
          <w:rFonts w:ascii="Times New Roman" w:hAnsi="Times New Roman" w:cs="Times New Roman"/>
          <w:color w:val="000000" w:themeColor="text1"/>
          <w:sz w:val="28"/>
          <w:szCs w:val="28"/>
        </w:rPr>
        <w:t>utiliser les cas d'utilisation et les acteurs de vos diagrammes de cas d'utilisation pour identifier les classes nécessaires.</w:t>
      </w:r>
    </w:p>
    <w:p w14:paraId="6144CC0C" w14:textId="0D49D9BE" w:rsidR="007F4117" w:rsidRPr="001A094C" w:rsidRDefault="002F4839" w:rsidP="00960DC0">
      <w:pPr>
        <w:pStyle w:val="Paragraphedeliste"/>
        <w:numPr>
          <w:ilvl w:val="0"/>
          <w:numId w:val="34"/>
        </w:num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Lors de la phase de test, </w:t>
      </w:r>
      <w:r w:rsidR="000B0890" w:rsidRPr="001A094C">
        <w:rPr>
          <w:rFonts w:ascii="Times New Roman" w:hAnsi="Times New Roman" w:cs="Times New Roman"/>
          <w:color w:val="000000" w:themeColor="text1"/>
          <w:sz w:val="28"/>
          <w:szCs w:val="28"/>
        </w:rPr>
        <w:t>il est possible d’</w:t>
      </w:r>
      <w:r w:rsidRPr="001A094C">
        <w:rPr>
          <w:rFonts w:ascii="Times New Roman" w:hAnsi="Times New Roman" w:cs="Times New Roman"/>
          <w:color w:val="000000" w:themeColor="text1"/>
          <w:sz w:val="28"/>
          <w:szCs w:val="28"/>
        </w:rPr>
        <w:t>utiliser les diagrammes de cas d'utilisation pour identifier les tests à réaliser pour le système.</w:t>
      </w:r>
    </w:p>
    <w:p w14:paraId="2754C99E" w14:textId="116B18E1" w:rsidR="007F4117"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Les rubriques suivantes décrivent les éléments de modèle dans le diagramme de cas d’utilisation dans la modé</w:t>
      </w:r>
      <w:r w:rsidR="00960DC0" w:rsidRPr="001A094C">
        <w:rPr>
          <w:rFonts w:ascii="Times New Roman" w:hAnsi="Times New Roman" w:cs="Times New Roman"/>
          <w:color w:val="000000" w:themeColor="text1"/>
          <w:sz w:val="28"/>
          <w:szCs w:val="28"/>
        </w:rPr>
        <w:t xml:space="preserve">lisation d’un projet </w:t>
      </w:r>
      <w:r w:rsidRPr="001A094C">
        <w:rPr>
          <w:rFonts w:ascii="Times New Roman" w:hAnsi="Times New Roman" w:cs="Times New Roman"/>
          <w:color w:val="000000" w:themeColor="text1"/>
          <w:sz w:val="28"/>
          <w:szCs w:val="28"/>
        </w:rPr>
        <w:t>:</w:t>
      </w:r>
    </w:p>
    <w:p w14:paraId="7AC78365" w14:textId="77777777" w:rsidR="007F4117" w:rsidRPr="001A094C" w:rsidRDefault="002F4839" w:rsidP="00E94CDB">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Acteur</w:t>
      </w:r>
    </w:p>
    <w:p w14:paraId="5308A117" w14:textId="77777777" w:rsidR="007F4117"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Un acteur est l'idéalisation d'un rôle joué par une personne externe, un processus ou une chose qui interagit avec un système.</w:t>
      </w:r>
    </w:p>
    <w:p w14:paraId="0EBCA8DE" w14:textId="24C9E45B" w:rsidR="007F4117"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Il se représente par un petit bonhomme avec son nom inscrit dessous</w:t>
      </w:r>
      <w:r w:rsidR="00A14685" w:rsidRPr="001A094C">
        <w:rPr>
          <w:rFonts w:ascii="Times New Roman" w:hAnsi="Times New Roman" w:cs="Times New Roman"/>
          <w:color w:val="000000" w:themeColor="text1"/>
          <w:sz w:val="28"/>
          <w:szCs w:val="28"/>
        </w:rPr>
        <w:t xml:space="preserve"> (figure </w:t>
      </w:r>
      <w:r w:rsidR="001D6293">
        <w:rPr>
          <w:rFonts w:ascii="Times New Roman" w:hAnsi="Times New Roman" w:cs="Times New Roman"/>
          <w:color w:val="000000" w:themeColor="text1"/>
          <w:sz w:val="28"/>
          <w:szCs w:val="28"/>
        </w:rPr>
        <w:t>3</w:t>
      </w:r>
      <w:r w:rsidR="00A14685" w:rsidRPr="001A094C">
        <w:rPr>
          <w:rFonts w:ascii="Times New Roman" w:hAnsi="Times New Roman" w:cs="Times New Roman"/>
          <w:color w:val="000000" w:themeColor="text1"/>
          <w:sz w:val="28"/>
          <w:szCs w:val="28"/>
        </w:rPr>
        <w:t>.1)</w:t>
      </w:r>
    </w:p>
    <w:p w14:paraId="76A711F4" w14:textId="77777777" w:rsidR="00344F93" w:rsidRPr="001A094C" w:rsidRDefault="002F4839" w:rsidP="00E7259B">
      <w:pPr>
        <w:tabs>
          <w:tab w:val="left" w:pos="3675"/>
        </w:tabs>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lastRenderedPageBreak/>
        <w:tab/>
      </w:r>
      <w:r w:rsidRPr="001A094C">
        <w:rPr>
          <w:rFonts w:ascii="Times New Roman" w:hAnsi="Times New Roman" w:cs="Times New Roman"/>
          <w:noProof/>
          <w:sz w:val="28"/>
          <w:szCs w:val="28"/>
          <w:lang w:eastAsia="fr-FR"/>
        </w:rPr>
        <w:drawing>
          <wp:inline distT="0" distB="0" distL="0" distR="0" wp14:anchorId="5AEF6909" wp14:editId="2D9D550A">
            <wp:extent cx="885825" cy="1085850"/>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19.PNG"/>
                    <pic:cNvPicPr/>
                  </pic:nvPicPr>
                  <pic:blipFill>
                    <a:blip r:embed="rId22">
                      <a:extLst>
                        <a:ext uri="{28A0092B-C50C-407E-A947-70E740481C1C}">
                          <a14:useLocalDpi xmlns:a14="http://schemas.microsoft.com/office/drawing/2010/main" val="0"/>
                        </a:ext>
                      </a:extLst>
                    </a:blip>
                    <a:stretch>
                      <a:fillRect/>
                    </a:stretch>
                  </pic:blipFill>
                  <pic:spPr>
                    <a:xfrm>
                      <a:off x="0" y="0"/>
                      <a:ext cx="885871" cy="1085906"/>
                    </a:xfrm>
                    <a:prstGeom prst="rect">
                      <a:avLst/>
                    </a:prstGeom>
                  </pic:spPr>
                </pic:pic>
              </a:graphicData>
            </a:graphic>
          </wp:inline>
        </w:drawing>
      </w:r>
    </w:p>
    <w:p w14:paraId="4ADBCC7C" w14:textId="22655EE8" w:rsidR="00A14685"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 </w:t>
      </w:r>
      <w:r w:rsidR="00727294">
        <w:rPr>
          <w:rFonts w:ascii="Times New Roman" w:hAnsi="Times New Roman" w:cs="Times New Roman"/>
          <w:color w:val="000000" w:themeColor="text1"/>
          <w:sz w:val="28"/>
          <w:szCs w:val="28"/>
        </w:rPr>
        <w:t xml:space="preserve">             </w:t>
      </w:r>
      <w:r w:rsidRPr="001A094C">
        <w:rPr>
          <w:rFonts w:ascii="Times New Roman" w:hAnsi="Times New Roman" w:cs="Times New Roman"/>
          <w:color w:val="000000" w:themeColor="text1"/>
          <w:sz w:val="28"/>
          <w:szCs w:val="28"/>
        </w:rPr>
        <w:t xml:space="preserve">Figure </w:t>
      </w:r>
      <w:r w:rsidR="001D6293">
        <w:rPr>
          <w:rFonts w:ascii="Times New Roman" w:hAnsi="Times New Roman" w:cs="Times New Roman"/>
          <w:color w:val="000000" w:themeColor="text1"/>
          <w:sz w:val="28"/>
          <w:szCs w:val="28"/>
        </w:rPr>
        <w:t>3</w:t>
      </w:r>
      <w:r w:rsidR="00A14685" w:rsidRPr="001A094C">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1 : Exemple de représentation d'un acteur (le client).</w:t>
      </w:r>
    </w:p>
    <w:p w14:paraId="1F83B662" w14:textId="77777777" w:rsidR="00727294" w:rsidRDefault="00727294" w:rsidP="00727294">
      <w:pPr>
        <w:pStyle w:val="Paragraphedeliste"/>
        <w:spacing w:line="360" w:lineRule="auto"/>
        <w:jc w:val="both"/>
        <w:rPr>
          <w:rFonts w:ascii="Times New Roman" w:hAnsi="Times New Roman" w:cs="Times New Roman"/>
          <w:b/>
          <w:color w:val="000000" w:themeColor="text1"/>
          <w:sz w:val="28"/>
          <w:szCs w:val="28"/>
        </w:rPr>
      </w:pPr>
    </w:p>
    <w:p w14:paraId="6D4099A3" w14:textId="16C85C25" w:rsidR="007F4117" w:rsidRPr="001A094C" w:rsidRDefault="002F4839" w:rsidP="00E94CDB">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Cas d'utilisation</w:t>
      </w:r>
    </w:p>
    <w:p w14:paraId="6252E2A5" w14:textId="77777777" w:rsidR="007F4117"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Un cas d'utilisation décrit une fonction qu'un système exécute pour atteindre l'objectif de l'utilisateur. Un cas d'utilisation doit renvoyer un résultat observable qui est utile pour l'utilisateur du système.</w:t>
      </w:r>
    </w:p>
    <w:p w14:paraId="20CDCB74" w14:textId="09A09F8C" w:rsidR="007F4117" w:rsidRPr="001A094C" w:rsidRDefault="00A14685"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noProof/>
          <w:sz w:val="28"/>
          <w:szCs w:val="28"/>
          <w:lang w:eastAsia="fr-FR"/>
        </w:rPr>
        <w:drawing>
          <wp:anchor distT="0" distB="0" distL="114300" distR="114300" simplePos="0" relativeHeight="251670528" behindDoc="0" locked="0" layoutInCell="1" allowOverlap="1" wp14:anchorId="07D42126" wp14:editId="70087157">
            <wp:simplePos x="0" y="0"/>
            <wp:positionH relativeFrom="column">
              <wp:posOffset>1491615</wp:posOffset>
            </wp:positionH>
            <wp:positionV relativeFrom="paragraph">
              <wp:posOffset>637052</wp:posOffset>
            </wp:positionV>
            <wp:extent cx="2057400" cy="1051560"/>
            <wp:effectExtent l="0" t="0" r="0" b="0"/>
            <wp:wrapSquare wrapText="bothSides"/>
            <wp:docPr id="13202333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33326" name="cas utilisation.PNG"/>
                    <pic:cNvPicPr/>
                  </pic:nvPicPr>
                  <pic:blipFill>
                    <a:blip r:embed="rId23">
                      <a:extLst>
                        <a:ext uri="{28A0092B-C50C-407E-A947-70E740481C1C}">
                          <a14:useLocalDpi xmlns:a14="http://schemas.microsoft.com/office/drawing/2010/main" val="0"/>
                        </a:ext>
                      </a:extLst>
                    </a:blip>
                    <a:stretch>
                      <a:fillRect/>
                    </a:stretch>
                  </pic:blipFill>
                  <pic:spPr>
                    <a:xfrm>
                      <a:off x="0" y="0"/>
                      <a:ext cx="2057400" cy="1051560"/>
                    </a:xfrm>
                    <a:prstGeom prst="rect">
                      <a:avLst/>
                    </a:prstGeom>
                  </pic:spPr>
                </pic:pic>
              </a:graphicData>
            </a:graphic>
          </wp:anchor>
        </w:drawing>
      </w:r>
      <w:r w:rsidR="002F4839" w:rsidRPr="001A094C">
        <w:rPr>
          <w:rFonts w:ascii="Times New Roman" w:hAnsi="Times New Roman" w:cs="Times New Roman"/>
          <w:color w:val="000000" w:themeColor="text1"/>
          <w:sz w:val="28"/>
          <w:szCs w:val="28"/>
        </w:rPr>
        <w:t>Un cas d'utilisation se représente par une ellipse contenant le nom du cas (un verbe à l'infinitif)</w:t>
      </w:r>
      <w:r w:rsidRPr="001A094C">
        <w:rPr>
          <w:rFonts w:ascii="Times New Roman" w:hAnsi="Times New Roman" w:cs="Times New Roman"/>
          <w:color w:val="000000" w:themeColor="text1"/>
          <w:sz w:val="28"/>
          <w:szCs w:val="28"/>
        </w:rPr>
        <w:t xml:space="preserve"> (figure </w:t>
      </w:r>
      <w:r w:rsidR="001D6293">
        <w:rPr>
          <w:rFonts w:ascii="Times New Roman" w:hAnsi="Times New Roman" w:cs="Times New Roman"/>
          <w:color w:val="000000" w:themeColor="text1"/>
          <w:sz w:val="28"/>
          <w:szCs w:val="28"/>
        </w:rPr>
        <w:t>3</w:t>
      </w:r>
      <w:r w:rsidRPr="001A094C">
        <w:rPr>
          <w:rFonts w:ascii="Times New Roman" w:hAnsi="Times New Roman" w:cs="Times New Roman"/>
          <w:color w:val="000000" w:themeColor="text1"/>
          <w:sz w:val="28"/>
          <w:szCs w:val="28"/>
        </w:rPr>
        <w:t>.2).</w:t>
      </w:r>
    </w:p>
    <w:p w14:paraId="1202F01E" w14:textId="77777777" w:rsidR="00A14685" w:rsidRPr="001A094C" w:rsidRDefault="00A14685" w:rsidP="00E7259B">
      <w:pPr>
        <w:spacing w:line="360" w:lineRule="auto"/>
        <w:jc w:val="both"/>
        <w:rPr>
          <w:rFonts w:ascii="Times New Roman" w:hAnsi="Times New Roman" w:cs="Times New Roman"/>
          <w:color w:val="000000" w:themeColor="text1"/>
          <w:sz w:val="28"/>
          <w:szCs w:val="28"/>
        </w:rPr>
      </w:pPr>
    </w:p>
    <w:p w14:paraId="15C2739C" w14:textId="77777777" w:rsidR="007F4117" w:rsidRPr="001A094C" w:rsidRDefault="007F4117" w:rsidP="00E7259B">
      <w:pPr>
        <w:spacing w:line="360" w:lineRule="auto"/>
        <w:jc w:val="both"/>
        <w:rPr>
          <w:rFonts w:ascii="Times New Roman" w:hAnsi="Times New Roman" w:cs="Times New Roman"/>
          <w:color w:val="000000" w:themeColor="text1"/>
          <w:sz w:val="28"/>
          <w:szCs w:val="28"/>
        </w:rPr>
      </w:pPr>
    </w:p>
    <w:p w14:paraId="5FD9F0CD" w14:textId="77777777" w:rsidR="007F4117" w:rsidRPr="001A094C" w:rsidRDefault="002F4839" w:rsidP="00E7259B">
      <w:pPr>
        <w:tabs>
          <w:tab w:val="center" w:pos="4536"/>
        </w:tabs>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 </w:t>
      </w:r>
      <w:r w:rsidR="00344F93" w:rsidRPr="001A094C">
        <w:rPr>
          <w:rFonts w:ascii="Times New Roman" w:hAnsi="Times New Roman" w:cs="Times New Roman"/>
          <w:color w:val="000000" w:themeColor="text1"/>
          <w:sz w:val="28"/>
          <w:szCs w:val="28"/>
        </w:rPr>
        <w:tab/>
      </w:r>
    </w:p>
    <w:p w14:paraId="46F7CD1A" w14:textId="391C63B6" w:rsidR="007F4117" w:rsidRPr="001A094C" w:rsidRDefault="00344F93" w:rsidP="00A14685">
      <w:pPr>
        <w:spacing w:line="360" w:lineRule="auto"/>
        <w:jc w:val="center"/>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Figure </w:t>
      </w:r>
      <w:r w:rsidR="001D6293">
        <w:rPr>
          <w:rFonts w:ascii="Times New Roman" w:hAnsi="Times New Roman" w:cs="Times New Roman"/>
          <w:color w:val="000000" w:themeColor="text1"/>
          <w:sz w:val="28"/>
          <w:szCs w:val="28"/>
        </w:rPr>
        <w:t>3</w:t>
      </w:r>
      <w:r w:rsidRPr="001A094C">
        <w:rPr>
          <w:rFonts w:ascii="Times New Roman" w:hAnsi="Times New Roman" w:cs="Times New Roman"/>
          <w:color w:val="000000" w:themeColor="text1"/>
          <w:sz w:val="28"/>
          <w:szCs w:val="28"/>
        </w:rPr>
        <w:t xml:space="preserve">.2 : </w:t>
      </w:r>
      <w:r w:rsidR="00486547">
        <w:rPr>
          <w:rFonts w:ascii="Times New Roman" w:hAnsi="Times New Roman" w:cs="Times New Roman"/>
          <w:color w:val="000000" w:themeColor="text1"/>
          <w:sz w:val="28"/>
          <w:szCs w:val="28"/>
        </w:rPr>
        <w:t>R</w:t>
      </w:r>
      <w:r w:rsidR="002F4839" w:rsidRPr="001A094C">
        <w:rPr>
          <w:rFonts w:ascii="Times New Roman" w:hAnsi="Times New Roman" w:cs="Times New Roman"/>
          <w:color w:val="000000" w:themeColor="text1"/>
          <w:sz w:val="28"/>
          <w:szCs w:val="28"/>
        </w:rPr>
        <w:t xml:space="preserve">eprésentation </w:t>
      </w:r>
      <w:r w:rsidR="00486547">
        <w:rPr>
          <w:rFonts w:ascii="Times New Roman" w:hAnsi="Times New Roman" w:cs="Times New Roman"/>
          <w:color w:val="000000" w:themeColor="text1"/>
          <w:sz w:val="28"/>
          <w:szCs w:val="28"/>
        </w:rPr>
        <w:t>du</w:t>
      </w:r>
      <w:r w:rsidR="002F4839" w:rsidRPr="001A094C">
        <w:rPr>
          <w:rFonts w:ascii="Times New Roman" w:hAnsi="Times New Roman" w:cs="Times New Roman"/>
          <w:color w:val="000000" w:themeColor="text1"/>
          <w:sz w:val="28"/>
          <w:szCs w:val="28"/>
        </w:rPr>
        <w:t xml:space="preserve"> cas </w:t>
      </w:r>
      <w:r w:rsidRPr="001A094C">
        <w:rPr>
          <w:rFonts w:ascii="Times New Roman" w:hAnsi="Times New Roman" w:cs="Times New Roman"/>
          <w:color w:val="000000" w:themeColor="text1"/>
          <w:sz w:val="28"/>
          <w:szCs w:val="28"/>
        </w:rPr>
        <w:t>d’utilisation</w:t>
      </w:r>
      <w:r w:rsidR="002B19DA" w:rsidRPr="001A094C">
        <w:rPr>
          <w:rFonts w:ascii="Times New Roman" w:hAnsi="Times New Roman" w:cs="Times New Roman"/>
          <w:color w:val="000000" w:themeColor="text1"/>
          <w:sz w:val="28"/>
          <w:szCs w:val="28"/>
        </w:rPr>
        <w:t xml:space="preserve"> </w:t>
      </w:r>
      <w:r w:rsidR="00E00B17">
        <w:rPr>
          <w:rFonts w:ascii="Times New Roman" w:hAnsi="Times New Roman" w:cs="Times New Roman"/>
          <w:color w:val="000000" w:themeColor="text1"/>
          <w:sz w:val="28"/>
          <w:szCs w:val="28"/>
        </w:rPr>
        <w:t>"E</w:t>
      </w:r>
      <w:r w:rsidR="002B19DA" w:rsidRPr="001A094C">
        <w:rPr>
          <w:rFonts w:ascii="Times New Roman" w:hAnsi="Times New Roman" w:cs="Times New Roman"/>
          <w:color w:val="000000" w:themeColor="text1"/>
          <w:sz w:val="28"/>
          <w:szCs w:val="28"/>
        </w:rPr>
        <w:t>mployé</w:t>
      </w:r>
      <w:r w:rsidR="00E00B17">
        <w:rPr>
          <w:rFonts w:ascii="Times New Roman" w:hAnsi="Times New Roman" w:cs="Times New Roman"/>
          <w:color w:val="000000" w:themeColor="text1"/>
          <w:sz w:val="28"/>
          <w:szCs w:val="28"/>
        </w:rPr>
        <w:t>"</w:t>
      </w:r>
      <w:r w:rsidR="002B19DA" w:rsidRPr="001A094C">
        <w:rPr>
          <w:rFonts w:ascii="Times New Roman" w:hAnsi="Times New Roman" w:cs="Times New Roman"/>
          <w:color w:val="000000" w:themeColor="text1"/>
          <w:sz w:val="28"/>
          <w:szCs w:val="28"/>
        </w:rPr>
        <w:t>.</w:t>
      </w:r>
    </w:p>
    <w:p w14:paraId="2B84361D" w14:textId="77777777" w:rsidR="007F4117" w:rsidRPr="001A094C" w:rsidRDefault="002F4839" w:rsidP="00E94CDB">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Relations entre cas d’utilisation</w:t>
      </w:r>
    </w:p>
    <w:p w14:paraId="0BAFA45D" w14:textId="124CE59D" w:rsidR="007F4117" w:rsidRPr="001A094C" w:rsidRDefault="00E94CDB" w:rsidP="00BE72EF">
      <w:p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Relation d'extension</w:t>
      </w:r>
      <w:r w:rsidR="000B0890" w:rsidRPr="001A094C">
        <w:rPr>
          <w:rFonts w:ascii="Times New Roman" w:hAnsi="Times New Roman" w:cs="Times New Roman"/>
          <w:b/>
          <w:color w:val="000000" w:themeColor="text1"/>
          <w:sz w:val="28"/>
          <w:szCs w:val="28"/>
        </w:rPr>
        <w:t> :</w:t>
      </w:r>
      <w:r w:rsidRPr="001A094C">
        <w:rPr>
          <w:rFonts w:ascii="Times New Roman" w:hAnsi="Times New Roman" w:cs="Times New Roman"/>
          <w:b/>
          <w:color w:val="000000" w:themeColor="text1"/>
          <w:sz w:val="28"/>
          <w:szCs w:val="28"/>
        </w:rPr>
        <w:t xml:space="preserve"> </w:t>
      </w:r>
      <w:r w:rsidR="002F4839" w:rsidRPr="001A094C">
        <w:rPr>
          <w:rFonts w:ascii="Times New Roman" w:hAnsi="Times New Roman" w:cs="Times New Roman"/>
          <w:color w:val="000000" w:themeColor="text1"/>
          <w:sz w:val="28"/>
          <w:szCs w:val="28"/>
        </w:rPr>
        <w:t>On dit qu'un cas d'utilisation A étend un cas d'utilisation B lorsque le cas d'utilisation A peut être appelé au cours de l'exécution du cas d'utilisation B. Exécuter B peut éventuel</w:t>
      </w:r>
      <w:r w:rsidR="00584633" w:rsidRPr="001A094C">
        <w:rPr>
          <w:rFonts w:ascii="Times New Roman" w:hAnsi="Times New Roman" w:cs="Times New Roman"/>
          <w:color w:val="000000" w:themeColor="text1"/>
          <w:sz w:val="28"/>
          <w:szCs w:val="28"/>
        </w:rPr>
        <w:t xml:space="preserve">lement entraîner l'exécution de </w:t>
      </w:r>
      <w:r w:rsidR="002F4839" w:rsidRPr="001A094C">
        <w:rPr>
          <w:rFonts w:ascii="Times New Roman" w:hAnsi="Times New Roman" w:cs="Times New Roman"/>
          <w:color w:val="000000" w:themeColor="text1"/>
          <w:sz w:val="28"/>
          <w:szCs w:val="28"/>
        </w:rPr>
        <w:t xml:space="preserve">A : contrairement à l'inclusion, l'extension est optionnelle. Cette dépendance est symbolisée par le stéréotype « </w:t>
      </w:r>
      <w:proofErr w:type="spellStart"/>
      <w:r w:rsidR="002F4839" w:rsidRPr="001A094C">
        <w:rPr>
          <w:rFonts w:ascii="Times New Roman" w:hAnsi="Times New Roman" w:cs="Times New Roman"/>
          <w:color w:val="000000" w:themeColor="text1"/>
          <w:sz w:val="28"/>
          <w:szCs w:val="28"/>
        </w:rPr>
        <w:t>extend</w:t>
      </w:r>
      <w:proofErr w:type="spellEnd"/>
      <w:r w:rsidR="002F4839" w:rsidRPr="001A094C">
        <w:rPr>
          <w:rFonts w:ascii="Times New Roman" w:hAnsi="Times New Roman" w:cs="Times New Roman"/>
          <w:color w:val="000000" w:themeColor="text1"/>
          <w:sz w:val="28"/>
          <w:szCs w:val="28"/>
        </w:rPr>
        <w:t xml:space="preserve"> ».</w:t>
      </w:r>
    </w:p>
    <w:p w14:paraId="1F533B99" w14:textId="265E8366" w:rsidR="007F4117" w:rsidRPr="001A094C" w:rsidRDefault="000B0890" w:rsidP="00E7259B">
      <w:p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 xml:space="preserve">Relation d'inclusion : </w:t>
      </w:r>
      <w:r w:rsidR="002F4839" w:rsidRPr="001A094C">
        <w:rPr>
          <w:rFonts w:ascii="Times New Roman" w:hAnsi="Times New Roman" w:cs="Times New Roman"/>
          <w:color w:val="000000" w:themeColor="text1"/>
          <w:sz w:val="28"/>
          <w:szCs w:val="28"/>
        </w:rPr>
        <w:t xml:space="preserve">Un cas A inclut un cas B si le comportement décrit par le cas A inclut le comportement du cas B : le cas A dépend de B. Lorsque A est sollicité, B l'est obligatoirement, comme une partie de A. Cette dépendance est </w:t>
      </w:r>
      <w:r w:rsidR="002F4839" w:rsidRPr="001A094C">
        <w:rPr>
          <w:rFonts w:ascii="Times New Roman" w:hAnsi="Times New Roman" w:cs="Times New Roman"/>
          <w:color w:val="000000" w:themeColor="text1"/>
          <w:sz w:val="28"/>
          <w:szCs w:val="28"/>
        </w:rPr>
        <w:lastRenderedPageBreak/>
        <w:t xml:space="preserve">symbolisée par le stéréotype « </w:t>
      </w:r>
      <w:proofErr w:type="spellStart"/>
      <w:r w:rsidR="002F4839" w:rsidRPr="001A094C">
        <w:rPr>
          <w:rFonts w:ascii="Times New Roman" w:hAnsi="Times New Roman" w:cs="Times New Roman"/>
          <w:color w:val="000000" w:themeColor="text1"/>
          <w:sz w:val="28"/>
          <w:szCs w:val="28"/>
        </w:rPr>
        <w:t>include</w:t>
      </w:r>
      <w:proofErr w:type="spellEnd"/>
      <w:r w:rsidR="002F4839" w:rsidRPr="001A094C">
        <w:rPr>
          <w:rFonts w:ascii="Times New Roman" w:hAnsi="Times New Roman" w:cs="Times New Roman"/>
          <w:color w:val="000000" w:themeColor="text1"/>
          <w:sz w:val="28"/>
          <w:szCs w:val="28"/>
        </w:rPr>
        <w:t xml:space="preserve"> ». Par exemple, l'accès aux informations d'un compte bancaire inclut nécessairement une phase d'authentification avec un identifiant et un mot de passe</w:t>
      </w:r>
    </w:p>
    <w:p w14:paraId="5210D2A3" w14:textId="27F640F3" w:rsidR="007F01F6" w:rsidRPr="001A094C" w:rsidRDefault="002F4839" w:rsidP="00E7259B">
      <w:p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Relations de généralisation</w:t>
      </w:r>
      <w:r w:rsidR="000B0890" w:rsidRPr="001A094C">
        <w:rPr>
          <w:rFonts w:ascii="Times New Roman" w:hAnsi="Times New Roman" w:cs="Times New Roman"/>
          <w:b/>
          <w:color w:val="000000" w:themeColor="text1"/>
          <w:sz w:val="28"/>
          <w:szCs w:val="28"/>
        </w:rPr>
        <w:t xml:space="preserve"> : </w:t>
      </w:r>
      <w:r w:rsidRPr="001A094C">
        <w:rPr>
          <w:rFonts w:ascii="Times New Roman" w:hAnsi="Times New Roman" w:cs="Times New Roman"/>
          <w:color w:val="000000" w:themeColor="text1"/>
          <w:sz w:val="28"/>
          <w:szCs w:val="28"/>
        </w:rPr>
        <w:t>Une relation de généralisation est une relation dans laquelle un élément de modèle (l'enfant) est basé sur un autre élément de modèle (le parent).</w:t>
      </w:r>
    </w:p>
    <w:p w14:paraId="6A6D8F67" w14:textId="77777777" w:rsidR="007F01F6" w:rsidRPr="001A094C" w:rsidRDefault="002F4839" w:rsidP="000B0890">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b/>
          <w:color w:val="000000" w:themeColor="text1"/>
          <w:sz w:val="28"/>
          <w:szCs w:val="28"/>
        </w:rPr>
        <w:t>Description des différents cas d'utilisation</w:t>
      </w:r>
    </w:p>
    <w:p w14:paraId="08235A9B" w14:textId="67EF2E58" w:rsidR="00810B30" w:rsidRDefault="007627A6" w:rsidP="00E7259B">
      <w:pPr>
        <w:spacing w:line="360" w:lineRule="auto"/>
        <w:jc w:val="both"/>
        <w:rPr>
          <w:rFonts w:ascii="Times New Roman" w:hAnsi="Times New Roman" w:cs="Times New Roman"/>
          <w:b/>
          <w:color w:val="000000" w:themeColor="text1"/>
          <w:sz w:val="28"/>
          <w:szCs w:val="28"/>
        </w:rPr>
      </w:pPr>
      <w:r w:rsidRPr="007627A6">
        <w:rPr>
          <w:rFonts w:ascii="Times New Roman" w:hAnsi="Times New Roman" w:cs="Times New Roman"/>
          <w:b/>
          <w:noProof/>
          <w:color w:val="000000" w:themeColor="text1"/>
          <w:sz w:val="28"/>
          <w:szCs w:val="28"/>
        </w:rPr>
        <w:drawing>
          <wp:anchor distT="0" distB="0" distL="114300" distR="114300" simplePos="0" relativeHeight="251675648" behindDoc="0" locked="0" layoutInCell="1" allowOverlap="1" wp14:anchorId="1C4075C6" wp14:editId="1BDA1F31">
            <wp:simplePos x="0" y="0"/>
            <wp:positionH relativeFrom="margin">
              <wp:align>left</wp:align>
            </wp:positionH>
            <wp:positionV relativeFrom="paragraph">
              <wp:posOffset>1020445</wp:posOffset>
            </wp:positionV>
            <wp:extent cx="5943600" cy="4667250"/>
            <wp:effectExtent l="0" t="0" r="0" b="0"/>
            <wp:wrapSquare wrapText="bothSides"/>
            <wp:docPr id="1262886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86958"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4667250"/>
                    </a:xfrm>
                    <a:prstGeom prst="rect">
                      <a:avLst/>
                    </a:prstGeom>
                  </pic:spPr>
                </pic:pic>
              </a:graphicData>
            </a:graphic>
            <wp14:sizeRelH relativeFrom="margin">
              <wp14:pctWidth>0</wp14:pctWidth>
            </wp14:sizeRelH>
            <wp14:sizeRelV relativeFrom="margin">
              <wp14:pctHeight>0</wp14:pctHeight>
            </wp14:sizeRelV>
          </wp:anchor>
        </w:drawing>
      </w:r>
      <w:r w:rsidR="002F4839" w:rsidRPr="001A094C">
        <w:rPr>
          <w:rFonts w:ascii="Times New Roman" w:hAnsi="Times New Roman" w:cs="Times New Roman"/>
          <w:color w:val="000000" w:themeColor="text1"/>
          <w:sz w:val="28"/>
          <w:szCs w:val="28"/>
        </w:rPr>
        <w:t>L'étude de cas d'utilisation a pour objectif de déterminer ce que chaque utilisateur attend du système. La détermination du besoin est basée sur la représentation de l'interaction entre l'acteur et le système</w:t>
      </w:r>
      <w:r w:rsidR="002F4839" w:rsidRPr="001A094C">
        <w:rPr>
          <w:rFonts w:ascii="Times New Roman" w:hAnsi="Times New Roman" w:cs="Times New Roman"/>
          <w:b/>
          <w:color w:val="000000" w:themeColor="text1"/>
          <w:sz w:val="28"/>
          <w:szCs w:val="28"/>
        </w:rPr>
        <w:t>.</w:t>
      </w:r>
    </w:p>
    <w:p w14:paraId="7705BC76" w14:textId="226C736E" w:rsidR="00CB7455" w:rsidRDefault="007627A6" w:rsidP="00E7259B">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w:t>
      </w:r>
      <w:r w:rsidR="00F80BC4" w:rsidRPr="001A094C">
        <w:rPr>
          <w:rFonts w:ascii="Times New Roman" w:hAnsi="Times New Roman" w:cs="Times New Roman"/>
          <w:color w:val="000000" w:themeColor="text1"/>
          <w:sz w:val="28"/>
          <w:szCs w:val="28"/>
        </w:rPr>
        <w:t xml:space="preserve"> </w:t>
      </w:r>
      <w:r w:rsidR="008304A4" w:rsidRPr="001A094C">
        <w:rPr>
          <w:rFonts w:ascii="Times New Roman" w:hAnsi="Times New Roman" w:cs="Times New Roman"/>
          <w:color w:val="000000" w:themeColor="text1"/>
          <w:sz w:val="28"/>
          <w:szCs w:val="28"/>
        </w:rPr>
        <w:t xml:space="preserve">Figure </w:t>
      </w:r>
      <w:r w:rsidR="001D6293">
        <w:rPr>
          <w:rFonts w:ascii="Times New Roman" w:hAnsi="Times New Roman" w:cs="Times New Roman"/>
          <w:color w:val="000000" w:themeColor="text1"/>
          <w:sz w:val="28"/>
          <w:szCs w:val="28"/>
        </w:rPr>
        <w:t>3</w:t>
      </w:r>
      <w:r w:rsidR="002B19DA" w:rsidRPr="001A094C">
        <w:rPr>
          <w:rFonts w:ascii="Times New Roman" w:hAnsi="Times New Roman" w:cs="Times New Roman"/>
          <w:color w:val="000000" w:themeColor="text1"/>
          <w:sz w:val="28"/>
          <w:szCs w:val="28"/>
        </w:rPr>
        <w:t>.3 : diagramme de cas d’utilisation général du projet</w:t>
      </w:r>
    </w:p>
    <w:p w14:paraId="796BB05A" w14:textId="17397D01" w:rsidR="00C059A6" w:rsidRDefault="00C059A6" w:rsidP="00E7259B">
      <w:pPr>
        <w:spacing w:line="360" w:lineRule="auto"/>
        <w:jc w:val="both"/>
        <w:rPr>
          <w:rFonts w:ascii="Times New Roman" w:hAnsi="Times New Roman" w:cs="Times New Roman"/>
          <w:color w:val="000000" w:themeColor="text1"/>
          <w:sz w:val="28"/>
          <w:szCs w:val="28"/>
        </w:rPr>
      </w:pPr>
    </w:p>
    <w:tbl>
      <w:tblPr>
        <w:tblStyle w:val="Grilledutableau"/>
        <w:tblpPr w:leftFromText="180" w:rightFromText="180" w:vertAnchor="page" w:horzAnchor="margin" w:tblpXSpec="center" w:tblpY="1921"/>
        <w:tblW w:w="5000" w:type="pct"/>
        <w:tblLook w:val="04A0" w:firstRow="1" w:lastRow="0" w:firstColumn="1" w:lastColumn="0" w:noHBand="0" w:noVBand="1"/>
      </w:tblPr>
      <w:tblGrid>
        <w:gridCol w:w="2166"/>
        <w:gridCol w:w="2510"/>
        <w:gridCol w:w="4386"/>
      </w:tblGrid>
      <w:tr w:rsidR="001E1A1B" w:rsidRPr="00341094" w14:paraId="16C543DE" w14:textId="77777777" w:rsidTr="008F4185">
        <w:trPr>
          <w:trHeight w:val="969"/>
        </w:trPr>
        <w:tc>
          <w:tcPr>
            <w:tcW w:w="1195" w:type="pct"/>
            <w:hideMark/>
          </w:tcPr>
          <w:p w14:paraId="15A86EC2" w14:textId="77777777" w:rsidR="001E1A1B" w:rsidRPr="00CB7455" w:rsidRDefault="001E1A1B" w:rsidP="001E1A1B">
            <w:pPr>
              <w:spacing w:after="160" w:line="360" w:lineRule="auto"/>
              <w:ind w:left="1080"/>
              <w:jc w:val="both"/>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lastRenderedPageBreak/>
              <w:t>Acteurs</w:t>
            </w:r>
          </w:p>
          <w:p w14:paraId="79ADBAC0" w14:textId="77777777" w:rsidR="001E1A1B" w:rsidRPr="00CB7455" w:rsidRDefault="001E1A1B" w:rsidP="001E1A1B">
            <w:pPr>
              <w:spacing w:after="160" w:line="360" w:lineRule="auto"/>
              <w:jc w:val="both"/>
              <w:rPr>
                <w:rFonts w:ascii="Times New Roman" w:hAnsi="Times New Roman" w:cs="Times New Roman"/>
                <w:bCs/>
                <w:color w:val="000000" w:themeColor="text1"/>
                <w:sz w:val="26"/>
                <w:szCs w:val="26"/>
              </w:rPr>
            </w:pPr>
          </w:p>
        </w:tc>
        <w:tc>
          <w:tcPr>
            <w:tcW w:w="1385" w:type="pct"/>
            <w:hideMark/>
          </w:tcPr>
          <w:p w14:paraId="18E25362" w14:textId="77777777" w:rsidR="001E1A1B" w:rsidRPr="00CB7455" w:rsidRDefault="001E1A1B" w:rsidP="001E1A1B">
            <w:pPr>
              <w:spacing w:after="160" w:line="360" w:lineRule="auto"/>
              <w:ind w:left="1080"/>
              <w:jc w:val="both"/>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Description</w:t>
            </w:r>
          </w:p>
        </w:tc>
        <w:tc>
          <w:tcPr>
            <w:tcW w:w="2420" w:type="pct"/>
            <w:hideMark/>
          </w:tcPr>
          <w:p w14:paraId="3DA5A55A" w14:textId="77777777" w:rsidR="001E1A1B" w:rsidRPr="00CB7455" w:rsidRDefault="001E1A1B" w:rsidP="001E1A1B">
            <w:pPr>
              <w:spacing w:after="160" w:line="360" w:lineRule="auto"/>
              <w:ind w:left="1080"/>
              <w:jc w:val="both"/>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Cas d’utilisation</w:t>
            </w:r>
          </w:p>
        </w:tc>
      </w:tr>
      <w:tr w:rsidR="001E1A1B" w:rsidRPr="00341094" w14:paraId="60029B77" w14:textId="77777777" w:rsidTr="008F4185">
        <w:trPr>
          <w:trHeight w:val="2693"/>
        </w:trPr>
        <w:tc>
          <w:tcPr>
            <w:tcW w:w="1195" w:type="pct"/>
            <w:hideMark/>
          </w:tcPr>
          <w:p w14:paraId="28C94AC8" w14:textId="77777777" w:rsidR="001E1A1B" w:rsidRPr="00CB7455" w:rsidRDefault="001E1A1B" w:rsidP="001E1A1B">
            <w:pPr>
              <w:spacing w:after="160" w:line="360" w:lineRule="auto"/>
              <w:rPr>
                <w:rFonts w:ascii="Times New Roman" w:hAnsi="Times New Roman" w:cs="Times New Roman"/>
                <w:b/>
                <w:color w:val="000000" w:themeColor="text1"/>
                <w:sz w:val="26"/>
                <w:szCs w:val="26"/>
              </w:rPr>
            </w:pPr>
            <w:r w:rsidRPr="00CB7455">
              <w:rPr>
                <w:rFonts w:ascii="Times New Roman" w:hAnsi="Times New Roman" w:cs="Times New Roman"/>
                <w:b/>
                <w:color w:val="000000" w:themeColor="text1"/>
                <w:sz w:val="26"/>
                <w:szCs w:val="26"/>
              </w:rPr>
              <w:t xml:space="preserve">        Public</w:t>
            </w:r>
          </w:p>
        </w:tc>
        <w:tc>
          <w:tcPr>
            <w:tcW w:w="1385" w:type="pct"/>
            <w:hideMark/>
          </w:tcPr>
          <w:p w14:paraId="4D4697CC" w14:textId="77777777" w:rsidR="001E1A1B" w:rsidRPr="00CB7455" w:rsidRDefault="001E1A1B" w:rsidP="001E1A1B">
            <w:pPr>
              <w:spacing w:after="160" w:line="360" w:lineRule="auto"/>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Utilisateur qui souhaite accéder à la plateforme pour consulter une thèse.</w:t>
            </w:r>
          </w:p>
        </w:tc>
        <w:tc>
          <w:tcPr>
            <w:tcW w:w="2420" w:type="pct"/>
            <w:hideMark/>
          </w:tcPr>
          <w:p w14:paraId="283A4F58" w14:textId="77777777" w:rsidR="001E1A1B" w:rsidRPr="00CB7455" w:rsidRDefault="001E1A1B" w:rsidP="001E1A1B">
            <w:pPr>
              <w:spacing w:after="160" w:line="360" w:lineRule="auto"/>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 Rechercher une thèse ou une personne (titre, mots-clés, statut, auteur, université, etc.)</w:t>
            </w:r>
            <w:r w:rsidRPr="00CB7455">
              <w:rPr>
                <w:rFonts w:ascii="Times New Roman" w:hAnsi="Times New Roman" w:cs="Times New Roman"/>
                <w:bCs/>
                <w:color w:val="000000" w:themeColor="text1"/>
                <w:sz w:val="26"/>
                <w:szCs w:val="26"/>
              </w:rPr>
              <w:br/>
              <w:t>- Consulter une thèse ou une personne (fiche détaillée, nom, prénom, mail)</w:t>
            </w:r>
            <w:r w:rsidRPr="00CB7455">
              <w:rPr>
                <w:rFonts w:ascii="Times New Roman" w:hAnsi="Times New Roman" w:cs="Times New Roman"/>
                <w:bCs/>
                <w:color w:val="000000" w:themeColor="text1"/>
                <w:sz w:val="26"/>
                <w:szCs w:val="26"/>
              </w:rPr>
              <w:br/>
              <w:t>- Télécharger une thèse (PDF)</w:t>
            </w:r>
          </w:p>
        </w:tc>
      </w:tr>
      <w:tr w:rsidR="001E1A1B" w:rsidRPr="00341094" w14:paraId="00515D92" w14:textId="77777777" w:rsidTr="008F4185">
        <w:trPr>
          <w:trHeight w:val="1810"/>
        </w:trPr>
        <w:tc>
          <w:tcPr>
            <w:tcW w:w="1195" w:type="pct"/>
            <w:hideMark/>
          </w:tcPr>
          <w:p w14:paraId="5F12FC6B" w14:textId="77777777" w:rsidR="001E1A1B" w:rsidRPr="00CB7455" w:rsidRDefault="001E1A1B" w:rsidP="001E1A1B">
            <w:pPr>
              <w:spacing w:after="160" w:line="360" w:lineRule="auto"/>
              <w:rPr>
                <w:rFonts w:ascii="Times New Roman" w:hAnsi="Times New Roman" w:cs="Times New Roman"/>
                <w:b/>
                <w:color w:val="000000" w:themeColor="text1"/>
                <w:sz w:val="26"/>
                <w:szCs w:val="26"/>
              </w:rPr>
            </w:pPr>
            <w:r w:rsidRPr="00CB7455">
              <w:rPr>
                <w:rFonts w:ascii="Times New Roman" w:hAnsi="Times New Roman" w:cs="Times New Roman"/>
                <w:b/>
                <w:color w:val="000000" w:themeColor="text1"/>
                <w:sz w:val="26"/>
                <w:szCs w:val="26"/>
              </w:rPr>
              <w:t xml:space="preserve">      Directeur</w:t>
            </w:r>
          </w:p>
        </w:tc>
        <w:tc>
          <w:tcPr>
            <w:tcW w:w="1385" w:type="pct"/>
            <w:hideMark/>
          </w:tcPr>
          <w:p w14:paraId="766A8D0E" w14:textId="77777777" w:rsidR="001E1A1B" w:rsidRPr="00CB7455" w:rsidRDefault="001E1A1B" w:rsidP="001E1A1B">
            <w:pPr>
              <w:spacing w:after="160" w:line="360" w:lineRule="auto"/>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Directeur de thèse, chargé de superviser les thèses de ses étudiants.</w:t>
            </w:r>
          </w:p>
        </w:tc>
        <w:tc>
          <w:tcPr>
            <w:tcW w:w="2420" w:type="pct"/>
            <w:hideMark/>
          </w:tcPr>
          <w:p w14:paraId="70B23969" w14:textId="77777777" w:rsidR="001E1A1B" w:rsidRPr="00CB7455" w:rsidRDefault="001E1A1B" w:rsidP="001E1A1B">
            <w:pPr>
              <w:spacing w:after="160" w:line="360" w:lineRule="auto"/>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 Fait partie du public (accès aux mêmes fonctions que le public)</w:t>
            </w:r>
            <w:r w:rsidRPr="00CB7455">
              <w:rPr>
                <w:rFonts w:ascii="Times New Roman" w:hAnsi="Times New Roman" w:cs="Times New Roman"/>
                <w:bCs/>
                <w:color w:val="000000" w:themeColor="text1"/>
                <w:sz w:val="26"/>
                <w:szCs w:val="26"/>
              </w:rPr>
              <w:br/>
              <w:t>- Voir les détails de ses thèses</w:t>
            </w:r>
            <w:r w:rsidRPr="00CB7455">
              <w:rPr>
                <w:rFonts w:ascii="Times New Roman" w:hAnsi="Times New Roman" w:cs="Times New Roman"/>
                <w:bCs/>
                <w:color w:val="000000" w:themeColor="text1"/>
                <w:sz w:val="26"/>
                <w:szCs w:val="26"/>
              </w:rPr>
              <w:br/>
              <w:t>- S’authentifier</w:t>
            </w:r>
          </w:p>
        </w:tc>
      </w:tr>
      <w:tr w:rsidR="001E1A1B" w:rsidRPr="00341094" w14:paraId="06A2C552" w14:textId="77777777" w:rsidTr="008F4185">
        <w:trPr>
          <w:trHeight w:val="2105"/>
        </w:trPr>
        <w:tc>
          <w:tcPr>
            <w:tcW w:w="1195" w:type="pct"/>
            <w:hideMark/>
          </w:tcPr>
          <w:p w14:paraId="4C7F5738" w14:textId="77777777" w:rsidR="001E1A1B" w:rsidRPr="00CB7455" w:rsidRDefault="001E1A1B" w:rsidP="001E1A1B">
            <w:pPr>
              <w:spacing w:after="160" w:line="360" w:lineRule="auto"/>
              <w:rPr>
                <w:rFonts w:ascii="Times New Roman" w:hAnsi="Times New Roman" w:cs="Times New Roman"/>
                <w:b/>
                <w:color w:val="000000" w:themeColor="text1"/>
                <w:sz w:val="26"/>
                <w:szCs w:val="26"/>
              </w:rPr>
            </w:pPr>
            <w:r w:rsidRPr="00CB7455">
              <w:rPr>
                <w:rFonts w:ascii="Times New Roman" w:hAnsi="Times New Roman" w:cs="Times New Roman"/>
                <w:b/>
                <w:color w:val="000000" w:themeColor="text1"/>
                <w:sz w:val="26"/>
                <w:szCs w:val="26"/>
              </w:rPr>
              <w:t xml:space="preserve">       Auteur</w:t>
            </w:r>
          </w:p>
        </w:tc>
        <w:tc>
          <w:tcPr>
            <w:tcW w:w="1385" w:type="pct"/>
            <w:hideMark/>
          </w:tcPr>
          <w:p w14:paraId="4C41ED7D" w14:textId="77777777" w:rsidR="001E1A1B" w:rsidRPr="00CB7455" w:rsidRDefault="001E1A1B" w:rsidP="001E1A1B">
            <w:pPr>
              <w:spacing w:after="160" w:line="360" w:lineRule="auto"/>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Auteur de la thèse.</w:t>
            </w:r>
          </w:p>
        </w:tc>
        <w:tc>
          <w:tcPr>
            <w:tcW w:w="2420" w:type="pct"/>
            <w:hideMark/>
          </w:tcPr>
          <w:p w14:paraId="1840BD16" w14:textId="77777777" w:rsidR="001E1A1B" w:rsidRPr="00CB7455" w:rsidRDefault="001E1A1B" w:rsidP="001E1A1B">
            <w:pPr>
              <w:spacing w:after="160" w:line="360" w:lineRule="auto"/>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 Fait partie du public</w:t>
            </w:r>
            <w:r w:rsidRPr="00CB7455">
              <w:rPr>
                <w:rFonts w:ascii="Times New Roman" w:hAnsi="Times New Roman" w:cs="Times New Roman"/>
                <w:bCs/>
                <w:color w:val="000000" w:themeColor="text1"/>
                <w:sz w:val="26"/>
                <w:szCs w:val="26"/>
              </w:rPr>
              <w:br/>
              <w:t>- Voir les détails de sa thèse</w:t>
            </w:r>
            <w:r w:rsidRPr="00CB7455">
              <w:rPr>
                <w:rFonts w:ascii="Times New Roman" w:hAnsi="Times New Roman" w:cs="Times New Roman"/>
                <w:bCs/>
                <w:color w:val="000000" w:themeColor="text1"/>
                <w:sz w:val="26"/>
                <w:szCs w:val="26"/>
              </w:rPr>
              <w:br/>
              <w:t>- Modifier sa thèse (mise à jour sous validation)</w:t>
            </w:r>
            <w:r w:rsidRPr="00CB7455">
              <w:rPr>
                <w:rFonts w:ascii="Times New Roman" w:hAnsi="Times New Roman" w:cs="Times New Roman"/>
                <w:bCs/>
                <w:color w:val="000000" w:themeColor="text1"/>
                <w:sz w:val="26"/>
                <w:szCs w:val="26"/>
              </w:rPr>
              <w:br/>
              <w:t>- S’authentifier</w:t>
            </w:r>
          </w:p>
        </w:tc>
      </w:tr>
      <w:tr w:rsidR="001E1A1B" w:rsidRPr="00341094" w14:paraId="7FCC05BA" w14:textId="77777777" w:rsidTr="008F4185">
        <w:trPr>
          <w:trHeight w:val="69"/>
        </w:trPr>
        <w:tc>
          <w:tcPr>
            <w:tcW w:w="1195" w:type="pct"/>
            <w:hideMark/>
          </w:tcPr>
          <w:p w14:paraId="2D78837A" w14:textId="77777777" w:rsidR="001E1A1B" w:rsidRPr="00CB7455" w:rsidRDefault="001E1A1B" w:rsidP="001E1A1B">
            <w:pPr>
              <w:spacing w:after="160" w:line="360" w:lineRule="auto"/>
              <w:jc w:val="center"/>
              <w:rPr>
                <w:rFonts w:ascii="Times New Roman" w:hAnsi="Times New Roman" w:cs="Times New Roman"/>
                <w:b/>
                <w:color w:val="000000" w:themeColor="text1"/>
                <w:sz w:val="26"/>
                <w:szCs w:val="26"/>
              </w:rPr>
            </w:pPr>
            <w:r w:rsidRPr="00CB7455">
              <w:rPr>
                <w:rFonts w:ascii="Times New Roman" w:hAnsi="Times New Roman" w:cs="Times New Roman"/>
                <w:b/>
                <w:color w:val="000000" w:themeColor="text1"/>
                <w:sz w:val="26"/>
                <w:szCs w:val="26"/>
              </w:rPr>
              <w:t>Responsable</w:t>
            </w:r>
          </w:p>
        </w:tc>
        <w:tc>
          <w:tcPr>
            <w:tcW w:w="1385" w:type="pct"/>
            <w:hideMark/>
          </w:tcPr>
          <w:p w14:paraId="0358AB00" w14:textId="77777777" w:rsidR="001E1A1B" w:rsidRPr="00CB7455" w:rsidRDefault="001E1A1B" w:rsidP="001E1A1B">
            <w:pPr>
              <w:spacing w:after="160" w:line="360" w:lineRule="auto"/>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Membre de l’université, chargé de gérer les thèses de son école doctorale.</w:t>
            </w:r>
          </w:p>
        </w:tc>
        <w:tc>
          <w:tcPr>
            <w:tcW w:w="2420" w:type="pct"/>
            <w:hideMark/>
          </w:tcPr>
          <w:p w14:paraId="7BA4E401" w14:textId="7FC3F82A" w:rsidR="001E1A1B" w:rsidRPr="00CB7455" w:rsidRDefault="001E1A1B" w:rsidP="001E1A1B">
            <w:pPr>
              <w:spacing w:after="160" w:line="360" w:lineRule="auto"/>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 Fait partie du public</w:t>
            </w:r>
            <w:r w:rsidRPr="00CB7455">
              <w:rPr>
                <w:rFonts w:ascii="Times New Roman" w:hAnsi="Times New Roman" w:cs="Times New Roman"/>
                <w:bCs/>
                <w:color w:val="000000" w:themeColor="text1"/>
                <w:sz w:val="26"/>
                <w:szCs w:val="26"/>
              </w:rPr>
              <w:br/>
              <w:t>- Créer un compte (auteurs et directeurs)</w:t>
            </w:r>
            <w:r w:rsidRPr="00CB7455">
              <w:rPr>
                <w:rFonts w:ascii="Times New Roman" w:hAnsi="Times New Roman" w:cs="Times New Roman"/>
                <w:bCs/>
                <w:color w:val="000000" w:themeColor="text1"/>
                <w:sz w:val="26"/>
                <w:szCs w:val="26"/>
              </w:rPr>
              <w:br/>
              <w:t>- Gérer un compte (modifier/supprimer)</w:t>
            </w:r>
            <w:r w:rsidRPr="00CB7455">
              <w:rPr>
                <w:rFonts w:ascii="Times New Roman" w:hAnsi="Times New Roman" w:cs="Times New Roman"/>
                <w:bCs/>
                <w:color w:val="000000" w:themeColor="text1"/>
                <w:sz w:val="26"/>
                <w:szCs w:val="26"/>
              </w:rPr>
              <w:br/>
              <w:t>- Créer une thèse (via</w:t>
            </w:r>
            <w:r w:rsidR="00AD232F">
              <w:rPr>
                <w:rFonts w:ascii="Times New Roman" w:hAnsi="Times New Roman" w:cs="Times New Roman"/>
                <w:bCs/>
                <w:color w:val="000000" w:themeColor="text1"/>
                <w:sz w:val="26"/>
                <w:szCs w:val="26"/>
              </w:rPr>
              <w:t xml:space="preserve"> </w:t>
            </w:r>
            <w:r w:rsidRPr="00CB7455">
              <w:rPr>
                <w:rFonts w:ascii="Times New Roman" w:hAnsi="Times New Roman" w:cs="Times New Roman"/>
                <w:bCs/>
                <w:color w:val="000000" w:themeColor="text1"/>
                <w:sz w:val="26"/>
                <w:szCs w:val="26"/>
              </w:rPr>
              <w:t>formulaire)</w:t>
            </w:r>
            <w:r w:rsidRPr="00CB7455">
              <w:rPr>
                <w:rFonts w:ascii="Times New Roman" w:hAnsi="Times New Roman" w:cs="Times New Roman"/>
                <w:bCs/>
                <w:color w:val="000000" w:themeColor="text1"/>
                <w:sz w:val="26"/>
                <w:szCs w:val="26"/>
              </w:rPr>
              <w:br/>
              <w:t>- S’authentifier</w:t>
            </w:r>
          </w:p>
        </w:tc>
      </w:tr>
      <w:tr w:rsidR="001E1A1B" w:rsidRPr="00341094" w14:paraId="042FF9F4" w14:textId="77777777" w:rsidTr="008F4185">
        <w:trPr>
          <w:trHeight w:val="983"/>
        </w:trPr>
        <w:tc>
          <w:tcPr>
            <w:tcW w:w="1195" w:type="pct"/>
            <w:hideMark/>
          </w:tcPr>
          <w:p w14:paraId="5104AB14" w14:textId="77777777" w:rsidR="001E1A1B" w:rsidRPr="00CB7455" w:rsidRDefault="001E1A1B" w:rsidP="001E1A1B">
            <w:pPr>
              <w:spacing w:after="160" w:line="360" w:lineRule="auto"/>
              <w:jc w:val="center"/>
              <w:rPr>
                <w:rFonts w:ascii="Times New Roman" w:hAnsi="Times New Roman" w:cs="Times New Roman"/>
                <w:b/>
                <w:color w:val="000000" w:themeColor="text1"/>
                <w:sz w:val="26"/>
                <w:szCs w:val="26"/>
              </w:rPr>
            </w:pPr>
            <w:r w:rsidRPr="00CB7455">
              <w:rPr>
                <w:rFonts w:ascii="Times New Roman" w:hAnsi="Times New Roman" w:cs="Times New Roman"/>
                <w:b/>
                <w:color w:val="000000" w:themeColor="text1"/>
                <w:sz w:val="26"/>
                <w:szCs w:val="26"/>
              </w:rPr>
              <w:t>Administrateur principal</w:t>
            </w:r>
          </w:p>
        </w:tc>
        <w:tc>
          <w:tcPr>
            <w:tcW w:w="1385" w:type="pct"/>
            <w:hideMark/>
          </w:tcPr>
          <w:p w14:paraId="3B23F781" w14:textId="77777777" w:rsidR="001E1A1B" w:rsidRPr="00CB7455" w:rsidRDefault="001E1A1B" w:rsidP="001E1A1B">
            <w:pPr>
              <w:spacing w:after="160" w:line="360" w:lineRule="auto"/>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Utilisateur chargé de gérer toute la plateforme.</w:t>
            </w:r>
          </w:p>
        </w:tc>
        <w:tc>
          <w:tcPr>
            <w:tcW w:w="2420" w:type="pct"/>
            <w:hideMark/>
          </w:tcPr>
          <w:p w14:paraId="6DDAF683" w14:textId="7DA2CB67" w:rsidR="001E1A1B" w:rsidRPr="00CB7455" w:rsidRDefault="001E1A1B" w:rsidP="001E1A1B">
            <w:pPr>
              <w:spacing w:after="160" w:line="360" w:lineRule="auto"/>
              <w:rPr>
                <w:rFonts w:ascii="Times New Roman" w:hAnsi="Times New Roman" w:cs="Times New Roman"/>
                <w:bCs/>
                <w:color w:val="000000" w:themeColor="text1"/>
                <w:sz w:val="26"/>
                <w:szCs w:val="26"/>
              </w:rPr>
            </w:pPr>
            <w:r w:rsidRPr="00CB7455">
              <w:rPr>
                <w:rFonts w:ascii="Times New Roman" w:hAnsi="Times New Roman" w:cs="Times New Roman"/>
                <w:bCs/>
                <w:color w:val="000000" w:themeColor="text1"/>
                <w:sz w:val="26"/>
                <w:szCs w:val="26"/>
              </w:rPr>
              <w:t>- Créer un compte université</w:t>
            </w:r>
            <w:r w:rsidRPr="00CB7455">
              <w:rPr>
                <w:rFonts w:ascii="Times New Roman" w:hAnsi="Times New Roman" w:cs="Times New Roman"/>
                <w:bCs/>
                <w:color w:val="000000" w:themeColor="text1"/>
                <w:sz w:val="26"/>
                <w:szCs w:val="26"/>
              </w:rPr>
              <w:br/>
              <w:t xml:space="preserve">- Gérer les comptes université </w:t>
            </w:r>
            <w:r w:rsidR="008F4185">
              <w:rPr>
                <w:rFonts w:ascii="Times New Roman" w:hAnsi="Times New Roman" w:cs="Times New Roman"/>
                <w:bCs/>
                <w:color w:val="000000" w:themeColor="text1"/>
                <w:sz w:val="26"/>
                <w:szCs w:val="26"/>
              </w:rPr>
              <w:t>(</w:t>
            </w:r>
            <w:r w:rsidRPr="00CB7455">
              <w:rPr>
                <w:rFonts w:ascii="Times New Roman" w:hAnsi="Times New Roman" w:cs="Times New Roman"/>
                <w:bCs/>
                <w:color w:val="000000" w:themeColor="text1"/>
                <w:sz w:val="26"/>
                <w:szCs w:val="26"/>
              </w:rPr>
              <w:t>modifier/supprimer)</w:t>
            </w:r>
            <w:r w:rsidRPr="00CB7455">
              <w:rPr>
                <w:rFonts w:ascii="Times New Roman" w:hAnsi="Times New Roman" w:cs="Times New Roman"/>
                <w:bCs/>
                <w:color w:val="000000" w:themeColor="text1"/>
                <w:sz w:val="26"/>
                <w:szCs w:val="26"/>
              </w:rPr>
              <w:br/>
              <w:t>- S’authentifier</w:t>
            </w:r>
          </w:p>
        </w:tc>
      </w:tr>
    </w:tbl>
    <w:p w14:paraId="63DF4155" w14:textId="3906B6D0" w:rsidR="00C059A6" w:rsidRPr="00C059A6" w:rsidRDefault="00C059A6" w:rsidP="00C059A6">
      <w:pPr>
        <w:spacing w:line="360" w:lineRule="auto"/>
        <w:jc w:val="center"/>
        <w:rPr>
          <w:rFonts w:ascii="Times New Roman" w:hAnsi="Times New Roman" w:cs="Times New Roman"/>
          <w:b/>
          <w:color w:val="000000" w:themeColor="text1"/>
          <w:sz w:val="28"/>
          <w:szCs w:val="28"/>
        </w:rPr>
      </w:pPr>
      <w:r w:rsidRPr="001A094C">
        <w:rPr>
          <w:rFonts w:ascii="Times New Roman" w:hAnsi="Times New Roman" w:cs="Times New Roman"/>
          <w:bCs/>
          <w:color w:val="000000" w:themeColor="text1"/>
          <w:sz w:val="28"/>
          <w:szCs w:val="28"/>
        </w:rPr>
        <w:t xml:space="preserve"> </w:t>
      </w:r>
      <w:r w:rsidR="00CB7455" w:rsidRPr="001A094C">
        <w:rPr>
          <w:rFonts w:ascii="Times New Roman" w:hAnsi="Times New Roman" w:cs="Times New Roman"/>
          <w:bCs/>
          <w:color w:val="000000" w:themeColor="text1"/>
          <w:sz w:val="28"/>
          <w:szCs w:val="28"/>
        </w:rPr>
        <w:t xml:space="preserve">Tableau </w:t>
      </w:r>
      <w:r w:rsidR="00CB7455">
        <w:rPr>
          <w:rFonts w:ascii="Times New Roman" w:hAnsi="Times New Roman" w:cs="Times New Roman"/>
          <w:bCs/>
          <w:color w:val="000000" w:themeColor="text1"/>
          <w:sz w:val="28"/>
          <w:szCs w:val="28"/>
        </w:rPr>
        <w:t>3</w:t>
      </w:r>
      <w:r w:rsidR="006E2E76">
        <w:rPr>
          <w:rFonts w:ascii="Times New Roman" w:hAnsi="Times New Roman" w:cs="Times New Roman"/>
          <w:bCs/>
          <w:color w:val="000000" w:themeColor="text1"/>
          <w:sz w:val="28"/>
          <w:szCs w:val="28"/>
        </w:rPr>
        <w:t>.1: les</w:t>
      </w:r>
      <w:r w:rsidR="00CB7455" w:rsidRPr="00AF3249">
        <w:rPr>
          <w:rFonts w:ascii="Times New Roman" w:hAnsi="Times New Roman" w:cs="Times New Roman"/>
          <w:bCs/>
          <w:color w:val="000000" w:themeColor="text1"/>
          <w:sz w:val="28"/>
          <w:szCs w:val="28"/>
        </w:rPr>
        <w:t xml:space="preserve"> Acteurs et leurs Cas d'Utilisation</w:t>
      </w:r>
      <w:r w:rsidR="002B19DA" w:rsidRPr="001A094C">
        <w:rPr>
          <w:rFonts w:ascii="Times New Roman" w:hAnsi="Times New Roman" w:cs="Times New Roman"/>
          <w:color w:val="000000" w:themeColor="text1"/>
          <w:sz w:val="28"/>
          <w:szCs w:val="28"/>
        </w:rPr>
        <w:t xml:space="preserve"> </w:t>
      </w:r>
      <w:bookmarkStart w:id="278" w:name="_Toc202538651"/>
      <w:r>
        <w:rPr>
          <w:rFonts w:ascii="Times New Roman" w:hAnsi="Times New Roman" w:cs="Times New Roman"/>
          <w:b/>
          <w:color w:val="000000" w:themeColor="text1"/>
          <w:sz w:val="28"/>
          <w:szCs w:val="28"/>
        </w:rPr>
        <w:t xml:space="preserve">  </w:t>
      </w:r>
    </w:p>
    <w:p w14:paraId="2C8B577F" w14:textId="77777777" w:rsidR="0035681D" w:rsidRDefault="0035681D" w:rsidP="00641262">
      <w:pPr>
        <w:pStyle w:val="Titre3"/>
      </w:pPr>
    </w:p>
    <w:p w14:paraId="30DC78CA" w14:textId="6A17C271" w:rsidR="00641262" w:rsidRDefault="008152ED" w:rsidP="00641262">
      <w:pPr>
        <w:pStyle w:val="Titre3"/>
      </w:pPr>
      <w:bookmarkStart w:id="279" w:name="_Toc202677497"/>
      <w:bookmarkStart w:id="280" w:name="_Toc202679150"/>
      <w:bookmarkStart w:id="281" w:name="_Toc202769878"/>
      <w:bookmarkStart w:id="282" w:name="_Toc202771415"/>
      <w:bookmarkStart w:id="283" w:name="_Toc202972592"/>
      <w:bookmarkStart w:id="284" w:name="_Toc202972982"/>
      <w:bookmarkStart w:id="285" w:name="_Toc202973335"/>
      <w:r>
        <w:lastRenderedPageBreak/>
        <w:t>3</w:t>
      </w:r>
      <w:r w:rsidR="002F4839" w:rsidRPr="001A094C">
        <w:t xml:space="preserve">.2.2 </w:t>
      </w:r>
      <w:bookmarkStart w:id="286" w:name="_Hlk201052089"/>
      <w:r w:rsidR="002F4839" w:rsidRPr="001A094C">
        <w:t>Diagramme de classe</w:t>
      </w:r>
      <w:bookmarkEnd w:id="278"/>
      <w:bookmarkEnd w:id="279"/>
      <w:bookmarkEnd w:id="280"/>
      <w:bookmarkEnd w:id="281"/>
      <w:bookmarkEnd w:id="282"/>
      <w:bookmarkEnd w:id="283"/>
      <w:bookmarkEnd w:id="284"/>
      <w:bookmarkEnd w:id="285"/>
    </w:p>
    <w:p w14:paraId="157314E2" w14:textId="77777777" w:rsidR="00806246" w:rsidRPr="001A094C" w:rsidRDefault="00806246" w:rsidP="00641262">
      <w:pPr>
        <w:pStyle w:val="Titre3"/>
      </w:pPr>
    </w:p>
    <w:p w14:paraId="21B49245" w14:textId="011E8BEF" w:rsidR="00806246" w:rsidRPr="001A094C" w:rsidRDefault="008152ED" w:rsidP="00806246">
      <w:pPr>
        <w:pStyle w:val="Sansinterligne"/>
      </w:pPr>
      <w:r>
        <w:t>3</w:t>
      </w:r>
      <w:r w:rsidR="00806246" w:rsidRPr="001A094C">
        <w:t xml:space="preserve">.2.2.1 Description </w:t>
      </w:r>
    </w:p>
    <w:p w14:paraId="7CC3727B" w14:textId="1CBD9A7D" w:rsidR="00A551BA" w:rsidRPr="001A094C" w:rsidRDefault="002F4839" w:rsidP="00641262">
      <w:pPr>
        <w:pStyle w:val="Titre3"/>
      </w:pPr>
      <w:r w:rsidRPr="001A094C">
        <w:t xml:space="preserve"> </w:t>
      </w:r>
      <w:bookmarkEnd w:id="286"/>
    </w:p>
    <w:p w14:paraId="710BC10E" w14:textId="77777777" w:rsidR="00F25121"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Les diagrammes de classes sont fondamentaux pour le processus de modélisation des objets et modélisent la structure statique d'un système.</w:t>
      </w:r>
    </w:p>
    <w:p w14:paraId="6AFA3756" w14:textId="77777777" w:rsidR="00F25121"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Les rubriques suivantes décrivent les éléments de modèle dans les diagrammes de classes :</w:t>
      </w:r>
    </w:p>
    <w:p w14:paraId="1C29C4D2" w14:textId="5E482921" w:rsidR="00F25121" w:rsidRPr="00CB7455" w:rsidRDefault="002F4839" w:rsidP="00CB7455">
      <w:pPr>
        <w:pStyle w:val="Paragraphedeliste"/>
        <w:numPr>
          <w:ilvl w:val="0"/>
          <w:numId w:val="35"/>
        </w:numPr>
        <w:spacing w:line="360" w:lineRule="auto"/>
        <w:jc w:val="both"/>
        <w:rPr>
          <w:rFonts w:ascii="Times New Roman" w:hAnsi="Times New Roman" w:cs="Times New Roman"/>
          <w:color w:val="000000" w:themeColor="text1"/>
          <w:sz w:val="28"/>
          <w:szCs w:val="28"/>
        </w:rPr>
      </w:pPr>
      <w:r w:rsidRPr="00CB7455">
        <w:rPr>
          <w:rFonts w:ascii="Times New Roman" w:hAnsi="Times New Roman" w:cs="Times New Roman"/>
          <w:b/>
          <w:color w:val="000000" w:themeColor="text1"/>
          <w:sz w:val="28"/>
          <w:szCs w:val="28"/>
        </w:rPr>
        <w:t>Classes</w:t>
      </w:r>
    </w:p>
    <w:p w14:paraId="09707965" w14:textId="0B5DF32D" w:rsidR="00F25121"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Dans le langage UML, une classe représente un objet ou un ensemble d'objets qui partagent une structure et un comportement communs. Les classes ou instances de classes sont des éléments de modèle com</w:t>
      </w:r>
      <w:r w:rsidR="00B66CF9" w:rsidRPr="001A094C">
        <w:rPr>
          <w:rFonts w:ascii="Times New Roman" w:hAnsi="Times New Roman" w:cs="Times New Roman"/>
          <w:color w:val="000000" w:themeColor="text1"/>
          <w:sz w:val="28"/>
          <w:szCs w:val="28"/>
        </w:rPr>
        <w:t>muns dans les diagrammes UM</w:t>
      </w:r>
      <w:r w:rsidRPr="001A094C">
        <w:rPr>
          <w:rFonts w:ascii="Times New Roman" w:hAnsi="Times New Roman" w:cs="Times New Roman"/>
          <w:color w:val="000000" w:themeColor="text1"/>
          <w:sz w:val="28"/>
          <w:szCs w:val="28"/>
        </w:rPr>
        <w:t>.</w:t>
      </w:r>
    </w:p>
    <w:p w14:paraId="3AEDC7A5" w14:textId="6062396F" w:rsidR="00F25121" w:rsidRPr="00CB7455" w:rsidRDefault="002F4839" w:rsidP="00CB7455">
      <w:pPr>
        <w:pStyle w:val="Paragraphedeliste"/>
        <w:numPr>
          <w:ilvl w:val="0"/>
          <w:numId w:val="35"/>
        </w:numPr>
        <w:spacing w:line="360" w:lineRule="auto"/>
        <w:jc w:val="both"/>
        <w:rPr>
          <w:rFonts w:ascii="Times New Roman" w:hAnsi="Times New Roman" w:cs="Times New Roman"/>
          <w:color w:val="000000" w:themeColor="text1"/>
          <w:sz w:val="28"/>
          <w:szCs w:val="28"/>
        </w:rPr>
      </w:pPr>
      <w:r w:rsidRPr="00CB7455">
        <w:rPr>
          <w:rFonts w:ascii="Times New Roman" w:hAnsi="Times New Roman" w:cs="Times New Roman"/>
          <w:b/>
          <w:color w:val="000000" w:themeColor="text1"/>
          <w:sz w:val="28"/>
          <w:szCs w:val="28"/>
        </w:rPr>
        <w:t>Objets</w:t>
      </w:r>
    </w:p>
    <w:p w14:paraId="4F10E85F" w14:textId="77777777" w:rsidR="00F25121"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Dans les modèles UML, les objets sont des éléments de modèle représentant les instances d'une ou plusieurs classes. Une instance concrète représente une personne ou une chose réelle. Par exemple, une instance concrète d'une classe User représente un utilisateur réel. </w:t>
      </w:r>
    </w:p>
    <w:p w14:paraId="56AF5FC6" w14:textId="03C2EABD" w:rsidR="00F25121" w:rsidRPr="00CB7455" w:rsidRDefault="002F4839" w:rsidP="00CB7455">
      <w:pPr>
        <w:pStyle w:val="Paragraphedeliste"/>
        <w:numPr>
          <w:ilvl w:val="0"/>
          <w:numId w:val="35"/>
        </w:numPr>
        <w:spacing w:line="360" w:lineRule="auto"/>
        <w:jc w:val="both"/>
        <w:rPr>
          <w:rFonts w:ascii="Times New Roman" w:hAnsi="Times New Roman" w:cs="Times New Roman"/>
          <w:color w:val="000000" w:themeColor="text1"/>
          <w:sz w:val="28"/>
          <w:szCs w:val="28"/>
        </w:rPr>
      </w:pPr>
      <w:r w:rsidRPr="00CB7455">
        <w:rPr>
          <w:rFonts w:ascii="Times New Roman" w:hAnsi="Times New Roman" w:cs="Times New Roman"/>
          <w:b/>
          <w:color w:val="000000" w:themeColor="text1"/>
          <w:sz w:val="28"/>
          <w:szCs w:val="28"/>
        </w:rPr>
        <w:t>Type de données</w:t>
      </w:r>
    </w:p>
    <w:p w14:paraId="20FA11EA" w14:textId="77777777" w:rsidR="00F25121"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Dans les diagrammes UML, les types de données sont des éléments de modèle qui définissent des valeurs de données. Vous utilisez généralement les types de données pour représenter des types primitifs, tels que les types </w:t>
      </w:r>
      <w:proofErr w:type="spellStart"/>
      <w:r w:rsidRPr="001A094C">
        <w:rPr>
          <w:rFonts w:ascii="Times New Roman" w:hAnsi="Times New Roman" w:cs="Times New Roman"/>
          <w:color w:val="000000" w:themeColor="text1"/>
          <w:sz w:val="28"/>
          <w:szCs w:val="28"/>
        </w:rPr>
        <w:t>integer</w:t>
      </w:r>
      <w:proofErr w:type="spellEnd"/>
      <w:r w:rsidRPr="001A094C">
        <w:rPr>
          <w:rFonts w:ascii="Times New Roman" w:hAnsi="Times New Roman" w:cs="Times New Roman"/>
          <w:color w:val="000000" w:themeColor="text1"/>
          <w:sz w:val="28"/>
          <w:szCs w:val="28"/>
        </w:rPr>
        <w:t xml:space="preserve"> (entier) ou string (chaîne), et des énumérations, telles que des types de données définis par l'utilisateur.</w:t>
      </w:r>
    </w:p>
    <w:p w14:paraId="348DEF76" w14:textId="394EE104" w:rsidR="00F25121" w:rsidRPr="00CB7455" w:rsidRDefault="002F4839" w:rsidP="00CB7455">
      <w:pPr>
        <w:pStyle w:val="Paragraphedeliste"/>
        <w:numPr>
          <w:ilvl w:val="0"/>
          <w:numId w:val="35"/>
        </w:numPr>
        <w:spacing w:line="360" w:lineRule="auto"/>
        <w:jc w:val="both"/>
        <w:rPr>
          <w:rFonts w:ascii="Times New Roman" w:hAnsi="Times New Roman" w:cs="Times New Roman"/>
          <w:color w:val="000000" w:themeColor="text1"/>
          <w:sz w:val="28"/>
          <w:szCs w:val="28"/>
        </w:rPr>
      </w:pPr>
      <w:r w:rsidRPr="00CB7455">
        <w:rPr>
          <w:rFonts w:ascii="Times New Roman" w:hAnsi="Times New Roman" w:cs="Times New Roman"/>
          <w:b/>
          <w:color w:val="000000" w:themeColor="text1"/>
          <w:sz w:val="28"/>
          <w:szCs w:val="28"/>
        </w:rPr>
        <w:t>Relations dans les diagrammes de classes</w:t>
      </w:r>
    </w:p>
    <w:p w14:paraId="47871BBB" w14:textId="67BA2B6A" w:rsidR="00641262"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En langage UML, une relation permet de relier une classe avec une ou plusieurs autres.</w:t>
      </w:r>
    </w:p>
    <w:p w14:paraId="6C206529" w14:textId="77777777" w:rsidR="00CB7455" w:rsidRPr="001A094C" w:rsidRDefault="00CB7455" w:rsidP="00E7259B">
      <w:pPr>
        <w:spacing w:line="360" w:lineRule="auto"/>
        <w:jc w:val="both"/>
        <w:rPr>
          <w:rFonts w:ascii="Times New Roman" w:hAnsi="Times New Roman" w:cs="Times New Roman"/>
          <w:color w:val="000000" w:themeColor="text1"/>
          <w:sz w:val="28"/>
          <w:szCs w:val="28"/>
        </w:rPr>
      </w:pPr>
    </w:p>
    <w:p w14:paraId="5AA6882F" w14:textId="60CB3A0F" w:rsidR="00F25121" w:rsidRPr="00CB7455" w:rsidRDefault="002F4839" w:rsidP="00CB7455">
      <w:pPr>
        <w:pStyle w:val="Paragraphedeliste"/>
        <w:numPr>
          <w:ilvl w:val="0"/>
          <w:numId w:val="35"/>
        </w:numPr>
        <w:spacing w:line="360" w:lineRule="auto"/>
        <w:jc w:val="both"/>
        <w:rPr>
          <w:rFonts w:ascii="Times New Roman" w:hAnsi="Times New Roman" w:cs="Times New Roman"/>
          <w:color w:val="000000" w:themeColor="text1"/>
          <w:sz w:val="28"/>
          <w:szCs w:val="28"/>
        </w:rPr>
      </w:pPr>
      <w:r w:rsidRPr="00CB7455">
        <w:rPr>
          <w:rFonts w:ascii="Times New Roman" w:hAnsi="Times New Roman" w:cs="Times New Roman"/>
          <w:b/>
          <w:color w:val="000000" w:themeColor="text1"/>
          <w:sz w:val="28"/>
          <w:szCs w:val="28"/>
        </w:rPr>
        <w:lastRenderedPageBreak/>
        <w:t>La multiplicité</w:t>
      </w:r>
      <w:r w:rsidRPr="00CB7455">
        <w:rPr>
          <w:rFonts w:ascii="Times New Roman" w:hAnsi="Times New Roman" w:cs="Times New Roman"/>
          <w:color w:val="000000" w:themeColor="text1"/>
          <w:sz w:val="28"/>
          <w:szCs w:val="28"/>
        </w:rPr>
        <w:t xml:space="preserve"> </w:t>
      </w:r>
    </w:p>
    <w:p w14:paraId="41C35D8C" w14:textId="2E46CCE8" w:rsidR="00F25121"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Chaque extrémité d’une association A – B a une contrainte de multiplicité qui exprime le nombre minimum et maximum d’objet</w:t>
      </w:r>
      <w:r w:rsidR="00725932">
        <w:rPr>
          <w:rFonts w:ascii="Times New Roman" w:hAnsi="Times New Roman" w:cs="Times New Roman"/>
          <w:color w:val="000000" w:themeColor="text1"/>
          <w:sz w:val="28"/>
          <w:szCs w:val="28"/>
        </w:rPr>
        <w:t>s</w:t>
      </w:r>
      <w:r w:rsidRPr="001A094C">
        <w:rPr>
          <w:rFonts w:ascii="Times New Roman" w:hAnsi="Times New Roman" w:cs="Times New Roman"/>
          <w:color w:val="000000" w:themeColor="text1"/>
          <w:sz w:val="28"/>
          <w:szCs w:val="28"/>
        </w:rPr>
        <w:t xml:space="preserve"> d’une classe A pouvant être reliés à un objet de la classe B. Les cardinalités sont généralement désignées à l'aide de chiffres ou de symboles spécifiques. Voici quelques exemples courants de card</w:t>
      </w:r>
      <w:r w:rsidR="00B66CF9" w:rsidRPr="001A094C">
        <w:rPr>
          <w:rFonts w:ascii="Times New Roman" w:hAnsi="Times New Roman" w:cs="Times New Roman"/>
          <w:color w:val="000000" w:themeColor="text1"/>
          <w:sz w:val="28"/>
          <w:szCs w:val="28"/>
        </w:rPr>
        <w:t xml:space="preserve">inalités utilisées en UML : </w:t>
      </w:r>
    </w:p>
    <w:p w14:paraId="7EE8A1F7" w14:textId="77777777" w:rsidR="00F25121"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Cardinalité "0...1" : cela signifie qu'une instance de la classe peut être associée à zéro ou une instance de l'autre classe. Il s'agit d'une association optionnelle.</w:t>
      </w:r>
    </w:p>
    <w:p w14:paraId="3D9A8654" w14:textId="77777777" w:rsidR="00F25121"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Cardinalité "1" : cela signifie qu'une instance de la classe doit être associée exactement à une instance de l'autre classe. Il s'agit d'une association obligatoire.</w:t>
      </w:r>
    </w:p>
    <w:p w14:paraId="6C201942" w14:textId="77777777" w:rsidR="009A65ED"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Cardinalité "0..." : cela signifie qu'une instance de la classe peut être associée à zéro ou plusieurs instances de l'autre classe. Il s'agit d'une association optionnelle et multiple.</w:t>
      </w:r>
    </w:p>
    <w:p w14:paraId="7B46FBCF" w14:textId="6D373C91" w:rsidR="00641262" w:rsidRPr="001A094C" w:rsidRDefault="00641262"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Cardinalité "1...*" : cela signifie qu'une instance de la classe doit être associée au moins une instance de l'autre classe, mais peut être associée à plusieurs. Il s'agit d'une association obligatoire et multiple.</w:t>
      </w:r>
    </w:p>
    <w:p w14:paraId="13A670E9" w14:textId="09082F9B" w:rsidR="00D01452" w:rsidRPr="001A094C" w:rsidRDefault="00641262" w:rsidP="00E7259B">
      <w:pPr>
        <w:spacing w:line="360" w:lineRule="auto"/>
        <w:jc w:val="both"/>
        <w:rPr>
          <w:rFonts w:ascii="Times New Roman" w:hAnsi="Times New Roman" w:cs="Times New Roman"/>
          <w:color w:val="000000" w:themeColor="text1"/>
          <w:sz w:val="28"/>
          <w:szCs w:val="28"/>
        </w:rPr>
      </w:pPr>
      <w:r w:rsidRPr="001A094C">
        <w:rPr>
          <w:rFonts w:ascii="Times New Roman" w:eastAsia="Times New Roman" w:hAnsi="Times New Roman" w:cs="Times New Roman"/>
          <w:noProof/>
          <w:sz w:val="28"/>
          <w:szCs w:val="28"/>
          <w:lang w:eastAsia="fr-FR"/>
        </w:rPr>
        <w:lastRenderedPageBreak/>
        <w:drawing>
          <wp:anchor distT="0" distB="0" distL="114300" distR="114300" simplePos="0" relativeHeight="251667456" behindDoc="0" locked="0" layoutInCell="1" allowOverlap="1" wp14:anchorId="0B653FA3" wp14:editId="52623095">
            <wp:simplePos x="0" y="0"/>
            <wp:positionH relativeFrom="margin">
              <wp:posOffset>-239395</wp:posOffset>
            </wp:positionH>
            <wp:positionV relativeFrom="paragraph">
              <wp:posOffset>49</wp:posOffset>
            </wp:positionV>
            <wp:extent cx="6242050" cy="4794250"/>
            <wp:effectExtent l="0" t="0" r="6350" b="6350"/>
            <wp:wrapSquare wrapText="bothSides"/>
            <wp:docPr id="9" name="Image 9" descr="C:\Users\HP\Desktop\theses_c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C:\Users\HP\Desktop\theses_ci.drawio.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242050" cy="479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4839" w:rsidRPr="001A094C">
        <w:rPr>
          <w:rFonts w:ascii="Times New Roman" w:hAnsi="Times New Roman" w:cs="Times New Roman"/>
          <w:color w:val="000000" w:themeColor="text1"/>
          <w:sz w:val="28"/>
          <w:szCs w:val="28"/>
        </w:rPr>
        <w:t xml:space="preserve">         </w:t>
      </w:r>
      <w:r w:rsidR="00C73950" w:rsidRPr="001A094C">
        <w:rPr>
          <w:rFonts w:ascii="Times New Roman" w:hAnsi="Times New Roman" w:cs="Times New Roman"/>
          <w:color w:val="000000" w:themeColor="text1"/>
          <w:sz w:val="28"/>
          <w:szCs w:val="28"/>
        </w:rPr>
        <w:t xml:space="preserve">                        </w:t>
      </w:r>
      <w:r w:rsidRPr="001A094C">
        <w:rPr>
          <w:rFonts w:ascii="Times New Roman" w:hAnsi="Times New Roman" w:cs="Times New Roman"/>
          <w:color w:val="000000" w:themeColor="text1"/>
          <w:sz w:val="28"/>
          <w:szCs w:val="28"/>
        </w:rPr>
        <w:t xml:space="preserve">Figure </w:t>
      </w:r>
      <w:r w:rsidR="001D6293">
        <w:rPr>
          <w:rFonts w:ascii="Times New Roman" w:hAnsi="Times New Roman" w:cs="Times New Roman"/>
          <w:color w:val="000000" w:themeColor="text1"/>
          <w:sz w:val="28"/>
          <w:szCs w:val="28"/>
        </w:rPr>
        <w:t>3</w:t>
      </w:r>
      <w:r w:rsidRPr="001A094C">
        <w:rPr>
          <w:rFonts w:ascii="Times New Roman" w:hAnsi="Times New Roman" w:cs="Times New Roman"/>
          <w:color w:val="000000" w:themeColor="text1"/>
          <w:sz w:val="28"/>
          <w:szCs w:val="28"/>
        </w:rPr>
        <w:t>.4 : diagramme de classe</w:t>
      </w:r>
    </w:p>
    <w:p w14:paraId="73465D54" w14:textId="6B17D02D" w:rsidR="0004009A" w:rsidRPr="001A094C" w:rsidRDefault="0004009A" w:rsidP="00E7259B">
      <w:pPr>
        <w:spacing w:line="360" w:lineRule="auto"/>
        <w:jc w:val="both"/>
        <w:rPr>
          <w:rFonts w:ascii="Times New Roman" w:hAnsi="Times New Roman" w:cs="Times New Roman"/>
          <w:color w:val="000000" w:themeColor="text1"/>
          <w:sz w:val="28"/>
          <w:szCs w:val="28"/>
        </w:rPr>
      </w:pPr>
    </w:p>
    <w:p w14:paraId="15ABBE19" w14:textId="53FE3AB8" w:rsidR="009A65ED" w:rsidRPr="001A094C" w:rsidRDefault="008152ED" w:rsidP="00806246">
      <w:pPr>
        <w:pStyle w:val="Sansinterligne"/>
      </w:pPr>
      <w:r>
        <w:t>3</w:t>
      </w:r>
      <w:r w:rsidR="00806246" w:rsidRPr="001A094C">
        <w:t xml:space="preserve">.2.2.2 </w:t>
      </w:r>
      <w:r w:rsidR="002F4839" w:rsidRPr="001A094C">
        <w:t>Explication des choix de structure</w:t>
      </w:r>
    </w:p>
    <w:p w14:paraId="153243B5" w14:textId="77777777" w:rsidR="009770C4" w:rsidRPr="001A094C" w:rsidRDefault="009770C4" w:rsidP="009770C4">
      <w:pPr>
        <w:spacing w:line="360" w:lineRule="auto"/>
        <w:jc w:val="both"/>
        <w:rPr>
          <w:rFonts w:ascii="Times New Roman" w:hAnsi="Times New Roman" w:cs="Times New Roman"/>
          <w:b/>
          <w:color w:val="000000" w:themeColor="text1"/>
          <w:sz w:val="28"/>
          <w:szCs w:val="28"/>
        </w:rPr>
      </w:pPr>
    </w:p>
    <w:p w14:paraId="78A8734F" w14:textId="77777777" w:rsidR="001D0493" w:rsidRPr="001A094C" w:rsidRDefault="002F4839" w:rsidP="00806246">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color w:val="000000" w:themeColor="text1"/>
          <w:sz w:val="28"/>
          <w:szCs w:val="28"/>
        </w:rPr>
        <w:t>Classe</w:t>
      </w:r>
      <w:r w:rsidRPr="001A094C">
        <w:rPr>
          <w:rFonts w:ascii="Times New Roman" w:hAnsi="Times New Roman" w:cs="Times New Roman"/>
          <w:b/>
          <w:color w:val="000000" w:themeColor="text1"/>
          <w:sz w:val="28"/>
          <w:szCs w:val="28"/>
        </w:rPr>
        <w:t> : Auteur</w:t>
      </w:r>
    </w:p>
    <w:p w14:paraId="3851D9AE" w14:textId="78788DC4" w:rsidR="00BB2327" w:rsidRPr="001A094C" w:rsidRDefault="009770C4" w:rsidP="00BB2327">
      <w:pPr>
        <w:rPr>
          <w:rFonts w:ascii="Times New Roman" w:hAnsi="Times New Roman" w:cs="Times New Roman"/>
          <w:sz w:val="28"/>
          <w:szCs w:val="28"/>
        </w:rPr>
      </w:pPr>
      <w:r w:rsidRPr="001A094C">
        <w:rPr>
          <w:rFonts w:ascii="Times New Roman" w:hAnsi="Times New Roman" w:cs="Times New Roman"/>
          <w:sz w:val="28"/>
          <w:szCs w:val="28"/>
        </w:rPr>
        <w:t>Représente l’auteur d’une thèse. Contient ses informations personnelles et d’authentification.</w:t>
      </w:r>
    </w:p>
    <w:p w14:paraId="1CF40081" w14:textId="77777777" w:rsidR="009770C4" w:rsidRPr="001A094C" w:rsidRDefault="009770C4" w:rsidP="00BB2327">
      <w:pPr>
        <w:rPr>
          <w:rFonts w:ascii="Times New Roman" w:hAnsi="Times New Roman" w:cs="Times New Roman"/>
          <w:sz w:val="28"/>
          <w:szCs w:val="28"/>
        </w:rPr>
      </w:pPr>
    </w:p>
    <w:p w14:paraId="18E7FE9B" w14:textId="77777777" w:rsidR="009770C4" w:rsidRPr="001A094C" w:rsidRDefault="009770C4" w:rsidP="00BB2327">
      <w:pPr>
        <w:rPr>
          <w:rFonts w:ascii="Times New Roman" w:hAnsi="Times New Roman" w:cs="Times New Roman"/>
          <w:sz w:val="28"/>
          <w:szCs w:val="28"/>
        </w:rPr>
      </w:pPr>
    </w:p>
    <w:p w14:paraId="27766520" w14:textId="77777777" w:rsidR="009770C4" w:rsidRPr="001A094C" w:rsidRDefault="009770C4" w:rsidP="00BB2327">
      <w:pPr>
        <w:rPr>
          <w:rFonts w:ascii="Times New Roman" w:hAnsi="Times New Roman" w:cs="Times New Roman"/>
          <w:sz w:val="28"/>
          <w:szCs w:val="28"/>
        </w:rPr>
      </w:pPr>
    </w:p>
    <w:p w14:paraId="4E77C5CF" w14:textId="77777777" w:rsidR="009770C4" w:rsidRPr="001A094C" w:rsidRDefault="009770C4" w:rsidP="00BB2327">
      <w:pPr>
        <w:rPr>
          <w:rFonts w:ascii="Times New Roman" w:hAnsi="Times New Roman" w:cs="Times New Roman"/>
          <w:sz w:val="28"/>
          <w:szCs w:val="28"/>
        </w:rPr>
      </w:pPr>
    </w:p>
    <w:p w14:paraId="7F14B280" w14:textId="77777777" w:rsidR="009770C4" w:rsidRPr="001A094C" w:rsidRDefault="009770C4" w:rsidP="00BB2327">
      <w:pPr>
        <w:rPr>
          <w:rFonts w:ascii="Times New Roman" w:hAnsi="Times New Roman" w:cs="Times New Roman"/>
          <w:sz w:val="28"/>
          <w:szCs w:val="28"/>
        </w:rPr>
      </w:pPr>
    </w:p>
    <w:p w14:paraId="1AEB90D5" w14:textId="318A2A03" w:rsidR="009770C4" w:rsidRPr="001A094C" w:rsidRDefault="009770C4" w:rsidP="009770C4">
      <w:pPr>
        <w:rPr>
          <w:rFonts w:ascii="Times New Roman" w:hAnsi="Times New Roman" w:cs="Times New Roman"/>
          <w:sz w:val="28"/>
          <w:szCs w:val="28"/>
        </w:rPr>
      </w:pPr>
      <w:r w:rsidRPr="001A094C">
        <w:rPr>
          <w:rFonts w:ascii="Times New Roman" w:hAnsi="Times New Roman" w:cs="Times New Roman"/>
          <w:sz w:val="28"/>
          <w:szCs w:val="28"/>
        </w:rPr>
        <w:lastRenderedPageBreak/>
        <w:t xml:space="preserve">                       Tableau </w:t>
      </w:r>
      <w:r w:rsidR="008152ED">
        <w:rPr>
          <w:rFonts w:ascii="Times New Roman" w:hAnsi="Times New Roman" w:cs="Times New Roman"/>
          <w:sz w:val="28"/>
          <w:szCs w:val="28"/>
        </w:rPr>
        <w:t>3</w:t>
      </w:r>
      <w:r w:rsidRPr="001A094C">
        <w:rPr>
          <w:rFonts w:ascii="Times New Roman" w:hAnsi="Times New Roman" w:cs="Times New Roman"/>
          <w:sz w:val="28"/>
          <w:szCs w:val="28"/>
        </w:rPr>
        <w:t xml:space="preserve">.2 : structure de la classe </w:t>
      </w:r>
      <w:r w:rsidR="009E445C" w:rsidRPr="001A094C">
        <w:rPr>
          <w:rFonts w:ascii="Times New Roman" w:hAnsi="Times New Roman" w:cs="Times New Roman"/>
          <w:sz w:val="28"/>
          <w:szCs w:val="28"/>
        </w:rPr>
        <w:t>A</w:t>
      </w:r>
      <w:r w:rsidRPr="001A094C">
        <w:rPr>
          <w:rFonts w:ascii="Times New Roman" w:hAnsi="Times New Roman" w:cs="Times New Roman"/>
          <w:sz w:val="28"/>
          <w:szCs w:val="28"/>
        </w:rPr>
        <w:t>uteur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B2327" w:rsidRPr="001A094C" w14:paraId="2164AC29" w14:textId="77777777" w:rsidTr="00BB2327">
        <w:tc>
          <w:tcPr>
            <w:tcW w:w="2880" w:type="dxa"/>
            <w:hideMark/>
          </w:tcPr>
          <w:p w14:paraId="3718A9C6" w14:textId="77777777" w:rsidR="00BB2327" w:rsidRPr="001A094C" w:rsidRDefault="00BB2327">
            <w:pPr>
              <w:rPr>
                <w:rFonts w:ascii="Times New Roman" w:hAnsi="Times New Roman" w:cs="Times New Roman"/>
                <w:sz w:val="28"/>
                <w:szCs w:val="28"/>
              </w:rPr>
            </w:pPr>
            <w:r w:rsidRPr="001A094C">
              <w:rPr>
                <w:rFonts w:ascii="Times New Roman" w:hAnsi="Times New Roman" w:cs="Times New Roman"/>
                <w:sz w:val="28"/>
                <w:szCs w:val="28"/>
              </w:rPr>
              <w:t>Attribut</w:t>
            </w:r>
          </w:p>
        </w:tc>
        <w:tc>
          <w:tcPr>
            <w:tcW w:w="2880" w:type="dxa"/>
            <w:hideMark/>
          </w:tcPr>
          <w:p w14:paraId="4835E84C" w14:textId="77777777" w:rsidR="00BB2327" w:rsidRPr="001A094C" w:rsidRDefault="00BB2327">
            <w:pPr>
              <w:rPr>
                <w:rFonts w:ascii="Times New Roman" w:hAnsi="Times New Roman" w:cs="Times New Roman"/>
                <w:sz w:val="28"/>
                <w:szCs w:val="28"/>
              </w:rPr>
            </w:pPr>
            <w:r w:rsidRPr="001A094C">
              <w:rPr>
                <w:rFonts w:ascii="Times New Roman" w:hAnsi="Times New Roman" w:cs="Times New Roman"/>
                <w:sz w:val="28"/>
                <w:szCs w:val="28"/>
              </w:rPr>
              <w:t>Type</w:t>
            </w:r>
          </w:p>
        </w:tc>
        <w:tc>
          <w:tcPr>
            <w:tcW w:w="2880" w:type="dxa"/>
            <w:hideMark/>
          </w:tcPr>
          <w:p w14:paraId="571D7D81" w14:textId="77777777" w:rsidR="00BB2327" w:rsidRPr="001A094C" w:rsidRDefault="00BB2327">
            <w:pPr>
              <w:rPr>
                <w:rFonts w:ascii="Times New Roman" w:hAnsi="Times New Roman" w:cs="Times New Roman"/>
                <w:sz w:val="28"/>
                <w:szCs w:val="28"/>
              </w:rPr>
            </w:pPr>
            <w:r w:rsidRPr="001A094C">
              <w:rPr>
                <w:rFonts w:ascii="Times New Roman" w:hAnsi="Times New Roman" w:cs="Times New Roman"/>
                <w:sz w:val="28"/>
                <w:szCs w:val="28"/>
              </w:rPr>
              <w:t>Description</w:t>
            </w:r>
          </w:p>
        </w:tc>
      </w:tr>
      <w:tr w:rsidR="00BB2327" w:rsidRPr="001A094C" w14:paraId="1E834064" w14:textId="77777777" w:rsidTr="00BB2327">
        <w:tc>
          <w:tcPr>
            <w:tcW w:w="2880" w:type="dxa"/>
            <w:hideMark/>
          </w:tcPr>
          <w:p w14:paraId="2E2D62C2" w14:textId="77777777" w:rsidR="00BB2327" w:rsidRPr="001A094C" w:rsidRDefault="00BB2327">
            <w:pPr>
              <w:rPr>
                <w:rFonts w:ascii="Times New Roman" w:hAnsi="Times New Roman" w:cs="Times New Roman"/>
                <w:sz w:val="28"/>
                <w:szCs w:val="28"/>
              </w:rPr>
            </w:pPr>
            <w:proofErr w:type="gramStart"/>
            <w:r w:rsidRPr="001A094C">
              <w:rPr>
                <w:rFonts w:ascii="Times New Roman" w:hAnsi="Times New Roman" w:cs="Times New Roman"/>
                <w:sz w:val="28"/>
                <w:szCs w:val="28"/>
              </w:rPr>
              <w:t>id</w:t>
            </w:r>
            <w:proofErr w:type="gramEnd"/>
            <w:r w:rsidRPr="001A094C">
              <w:rPr>
                <w:rFonts w:ascii="Times New Roman" w:hAnsi="Times New Roman" w:cs="Times New Roman"/>
                <w:sz w:val="28"/>
                <w:szCs w:val="28"/>
              </w:rPr>
              <w:t xml:space="preserve"> (PK)</w:t>
            </w:r>
          </w:p>
        </w:tc>
        <w:tc>
          <w:tcPr>
            <w:tcW w:w="2880" w:type="dxa"/>
            <w:hideMark/>
          </w:tcPr>
          <w:p w14:paraId="1E32795B" w14:textId="0FBCBC04" w:rsidR="00BB2327" w:rsidRPr="001A094C" w:rsidRDefault="004E45B8">
            <w:pPr>
              <w:rPr>
                <w:rFonts w:ascii="Times New Roman" w:hAnsi="Times New Roman" w:cs="Times New Roman"/>
                <w:sz w:val="28"/>
                <w:szCs w:val="28"/>
              </w:rPr>
            </w:pPr>
            <w:r w:rsidRPr="001A094C">
              <w:rPr>
                <w:rFonts w:ascii="Times New Roman" w:hAnsi="Times New Roman" w:cs="Times New Roman"/>
                <w:sz w:val="28"/>
                <w:szCs w:val="28"/>
              </w:rPr>
              <w:t>I</w:t>
            </w:r>
            <w:r w:rsidR="00BB2327" w:rsidRPr="001A094C">
              <w:rPr>
                <w:rFonts w:ascii="Times New Roman" w:hAnsi="Times New Roman" w:cs="Times New Roman"/>
                <w:sz w:val="28"/>
                <w:szCs w:val="28"/>
              </w:rPr>
              <w:t>nt</w:t>
            </w:r>
          </w:p>
        </w:tc>
        <w:tc>
          <w:tcPr>
            <w:tcW w:w="2880" w:type="dxa"/>
            <w:hideMark/>
          </w:tcPr>
          <w:p w14:paraId="11665979" w14:textId="77777777" w:rsidR="00BB2327" w:rsidRPr="001A094C" w:rsidRDefault="00BB2327">
            <w:pPr>
              <w:rPr>
                <w:rFonts w:ascii="Times New Roman" w:hAnsi="Times New Roman" w:cs="Times New Roman"/>
                <w:sz w:val="28"/>
                <w:szCs w:val="28"/>
              </w:rPr>
            </w:pPr>
            <w:r w:rsidRPr="001A094C">
              <w:rPr>
                <w:rFonts w:ascii="Times New Roman" w:hAnsi="Times New Roman" w:cs="Times New Roman"/>
                <w:sz w:val="28"/>
                <w:szCs w:val="28"/>
              </w:rPr>
              <w:t>Identifiant unique pour chaque auteur</w:t>
            </w:r>
          </w:p>
        </w:tc>
      </w:tr>
      <w:tr w:rsidR="00BB2327" w:rsidRPr="001A094C" w14:paraId="52F31B6F" w14:textId="77777777" w:rsidTr="00BB2327">
        <w:tc>
          <w:tcPr>
            <w:tcW w:w="2880" w:type="dxa"/>
            <w:hideMark/>
          </w:tcPr>
          <w:p w14:paraId="2C49F01B" w14:textId="1CB5CB2A" w:rsidR="00BB2327" w:rsidRPr="001A094C" w:rsidRDefault="008152ED">
            <w:pPr>
              <w:rPr>
                <w:rFonts w:ascii="Times New Roman" w:hAnsi="Times New Roman" w:cs="Times New Roman"/>
                <w:sz w:val="28"/>
                <w:szCs w:val="28"/>
              </w:rPr>
            </w:pPr>
            <w:r w:rsidRPr="001A094C">
              <w:rPr>
                <w:rFonts w:ascii="Times New Roman" w:hAnsi="Times New Roman" w:cs="Times New Roman"/>
                <w:sz w:val="28"/>
                <w:szCs w:val="28"/>
              </w:rPr>
              <w:t>N</w:t>
            </w:r>
            <w:r w:rsidR="00BB2327" w:rsidRPr="001A094C">
              <w:rPr>
                <w:rFonts w:ascii="Times New Roman" w:hAnsi="Times New Roman" w:cs="Times New Roman"/>
                <w:sz w:val="28"/>
                <w:szCs w:val="28"/>
              </w:rPr>
              <w:t>om</w:t>
            </w:r>
          </w:p>
        </w:tc>
        <w:tc>
          <w:tcPr>
            <w:tcW w:w="2880" w:type="dxa"/>
            <w:hideMark/>
          </w:tcPr>
          <w:p w14:paraId="2B8D02FE" w14:textId="4854F64A" w:rsidR="00BB2327" w:rsidRPr="001A094C" w:rsidRDefault="004E45B8">
            <w:pPr>
              <w:rPr>
                <w:rFonts w:ascii="Times New Roman" w:hAnsi="Times New Roman" w:cs="Times New Roman"/>
                <w:sz w:val="28"/>
                <w:szCs w:val="28"/>
              </w:rPr>
            </w:pPr>
            <w:r w:rsidRPr="001A094C">
              <w:rPr>
                <w:rFonts w:ascii="Times New Roman" w:hAnsi="Times New Roman" w:cs="Times New Roman"/>
                <w:sz w:val="28"/>
                <w:szCs w:val="28"/>
              </w:rPr>
              <w:t>S</w:t>
            </w:r>
            <w:r w:rsidR="00BB2327" w:rsidRPr="001A094C">
              <w:rPr>
                <w:rFonts w:ascii="Times New Roman" w:hAnsi="Times New Roman" w:cs="Times New Roman"/>
                <w:sz w:val="28"/>
                <w:szCs w:val="28"/>
              </w:rPr>
              <w:t>tring</w:t>
            </w:r>
          </w:p>
        </w:tc>
        <w:tc>
          <w:tcPr>
            <w:tcW w:w="2880" w:type="dxa"/>
            <w:hideMark/>
          </w:tcPr>
          <w:p w14:paraId="5BB8932D" w14:textId="77777777" w:rsidR="00BB2327" w:rsidRPr="001A094C" w:rsidRDefault="00BB2327">
            <w:pPr>
              <w:rPr>
                <w:rFonts w:ascii="Times New Roman" w:hAnsi="Times New Roman" w:cs="Times New Roman"/>
                <w:sz w:val="28"/>
                <w:szCs w:val="28"/>
              </w:rPr>
            </w:pPr>
            <w:r w:rsidRPr="001A094C">
              <w:rPr>
                <w:rFonts w:ascii="Times New Roman" w:hAnsi="Times New Roman" w:cs="Times New Roman"/>
                <w:sz w:val="28"/>
                <w:szCs w:val="28"/>
              </w:rPr>
              <w:t>Nom complet de l'auteur</w:t>
            </w:r>
          </w:p>
        </w:tc>
      </w:tr>
      <w:tr w:rsidR="00BB2327" w:rsidRPr="001A094C" w14:paraId="5E401EFF" w14:textId="77777777" w:rsidTr="00BB2327">
        <w:tc>
          <w:tcPr>
            <w:tcW w:w="2880" w:type="dxa"/>
            <w:hideMark/>
          </w:tcPr>
          <w:p w14:paraId="5370555A" w14:textId="7A10DEF3" w:rsidR="00BB2327" w:rsidRPr="001A094C" w:rsidRDefault="008152ED">
            <w:pPr>
              <w:rPr>
                <w:rFonts w:ascii="Times New Roman" w:hAnsi="Times New Roman" w:cs="Times New Roman"/>
                <w:sz w:val="28"/>
                <w:szCs w:val="28"/>
              </w:rPr>
            </w:pPr>
            <w:proofErr w:type="spellStart"/>
            <w:r w:rsidRPr="001A094C">
              <w:rPr>
                <w:rFonts w:ascii="Times New Roman" w:hAnsi="Times New Roman" w:cs="Times New Roman"/>
                <w:sz w:val="28"/>
                <w:szCs w:val="28"/>
              </w:rPr>
              <w:t>P</w:t>
            </w:r>
            <w:r w:rsidR="00BB2327" w:rsidRPr="001A094C">
              <w:rPr>
                <w:rFonts w:ascii="Times New Roman" w:hAnsi="Times New Roman" w:cs="Times New Roman"/>
                <w:sz w:val="28"/>
                <w:szCs w:val="28"/>
              </w:rPr>
              <w:t>renom</w:t>
            </w:r>
            <w:proofErr w:type="spellEnd"/>
          </w:p>
        </w:tc>
        <w:tc>
          <w:tcPr>
            <w:tcW w:w="2880" w:type="dxa"/>
            <w:hideMark/>
          </w:tcPr>
          <w:p w14:paraId="17874A58" w14:textId="3048CEC9" w:rsidR="00BB2327" w:rsidRPr="001A094C" w:rsidRDefault="004E45B8">
            <w:pPr>
              <w:rPr>
                <w:rFonts w:ascii="Times New Roman" w:hAnsi="Times New Roman" w:cs="Times New Roman"/>
                <w:sz w:val="28"/>
                <w:szCs w:val="28"/>
              </w:rPr>
            </w:pPr>
            <w:r w:rsidRPr="001A094C">
              <w:rPr>
                <w:rFonts w:ascii="Times New Roman" w:hAnsi="Times New Roman" w:cs="Times New Roman"/>
                <w:sz w:val="28"/>
                <w:szCs w:val="28"/>
              </w:rPr>
              <w:t>S</w:t>
            </w:r>
            <w:r w:rsidR="00BB2327" w:rsidRPr="001A094C">
              <w:rPr>
                <w:rFonts w:ascii="Times New Roman" w:hAnsi="Times New Roman" w:cs="Times New Roman"/>
                <w:sz w:val="28"/>
                <w:szCs w:val="28"/>
              </w:rPr>
              <w:t>tring</w:t>
            </w:r>
          </w:p>
        </w:tc>
        <w:tc>
          <w:tcPr>
            <w:tcW w:w="2880" w:type="dxa"/>
            <w:hideMark/>
          </w:tcPr>
          <w:p w14:paraId="3C3BD3FB" w14:textId="77777777" w:rsidR="00BB2327" w:rsidRPr="001A094C" w:rsidRDefault="00BB2327">
            <w:pPr>
              <w:rPr>
                <w:rFonts w:ascii="Times New Roman" w:hAnsi="Times New Roman" w:cs="Times New Roman"/>
                <w:sz w:val="28"/>
                <w:szCs w:val="28"/>
              </w:rPr>
            </w:pPr>
            <w:r w:rsidRPr="001A094C">
              <w:rPr>
                <w:rFonts w:ascii="Times New Roman" w:hAnsi="Times New Roman" w:cs="Times New Roman"/>
                <w:sz w:val="28"/>
                <w:szCs w:val="28"/>
              </w:rPr>
              <w:t>Prénom de l'auteur</w:t>
            </w:r>
          </w:p>
        </w:tc>
      </w:tr>
      <w:tr w:rsidR="00BB2327" w:rsidRPr="001A094C" w14:paraId="08AC2B66" w14:textId="77777777" w:rsidTr="00BB2327">
        <w:tc>
          <w:tcPr>
            <w:tcW w:w="2880" w:type="dxa"/>
            <w:hideMark/>
          </w:tcPr>
          <w:p w14:paraId="5CF1FC2B" w14:textId="3B163CEB" w:rsidR="00BB2327" w:rsidRPr="001A094C" w:rsidRDefault="008152ED">
            <w:pPr>
              <w:rPr>
                <w:rFonts w:ascii="Times New Roman" w:hAnsi="Times New Roman" w:cs="Times New Roman"/>
                <w:sz w:val="28"/>
                <w:szCs w:val="28"/>
              </w:rPr>
            </w:pPr>
            <w:r w:rsidRPr="001A094C">
              <w:rPr>
                <w:rFonts w:ascii="Times New Roman" w:hAnsi="Times New Roman" w:cs="Times New Roman"/>
                <w:sz w:val="28"/>
                <w:szCs w:val="28"/>
              </w:rPr>
              <w:t>M</w:t>
            </w:r>
            <w:r w:rsidR="00BB2327" w:rsidRPr="001A094C">
              <w:rPr>
                <w:rFonts w:ascii="Times New Roman" w:hAnsi="Times New Roman" w:cs="Times New Roman"/>
                <w:sz w:val="28"/>
                <w:szCs w:val="28"/>
              </w:rPr>
              <w:t>ail</w:t>
            </w:r>
          </w:p>
        </w:tc>
        <w:tc>
          <w:tcPr>
            <w:tcW w:w="2880" w:type="dxa"/>
            <w:hideMark/>
          </w:tcPr>
          <w:p w14:paraId="4A63EE2A" w14:textId="360F9250" w:rsidR="00BB2327" w:rsidRPr="001A094C" w:rsidRDefault="004E45B8">
            <w:pPr>
              <w:rPr>
                <w:rFonts w:ascii="Times New Roman" w:hAnsi="Times New Roman" w:cs="Times New Roman"/>
                <w:sz w:val="28"/>
                <w:szCs w:val="28"/>
              </w:rPr>
            </w:pPr>
            <w:r w:rsidRPr="001A094C">
              <w:rPr>
                <w:rFonts w:ascii="Times New Roman" w:hAnsi="Times New Roman" w:cs="Times New Roman"/>
                <w:sz w:val="28"/>
                <w:szCs w:val="28"/>
              </w:rPr>
              <w:t>S</w:t>
            </w:r>
            <w:r w:rsidR="00BB2327" w:rsidRPr="001A094C">
              <w:rPr>
                <w:rFonts w:ascii="Times New Roman" w:hAnsi="Times New Roman" w:cs="Times New Roman"/>
                <w:sz w:val="28"/>
                <w:szCs w:val="28"/>
              </w:rPr>
              <w:t>tring</w:t>
            </w:r>
          </w:p>
        </w:tc>
        <w:tc>
          <w:tcPr>
            <w:tcW w:w="2880" w:type="dxa"/>
            <w:hideMark/>
          </w:tcPr>
          <w:p w14:paraId="76B4945A" w14:textId="77777777" w:rsidR="00BB2327" w:rsidRPr="001A094C" w:rsidRDefault="00BB2327">
            <w:pPr>
              <w:rPr>
                <w:rFonts w:ascii="Times New Roman" w:hAnsi="Times New Roman" w:cs="Times New Roman"/>
                <w:sz w:val="28"/>
                <w:szCs w:val="28"/>
              </w:rPr>
            </w:pPr>
            <w:r w:rsidRPr="001A094C">
              <w:rPr>
                <w:rFonts w:ascii="Times New Roman" w:hAnsi="Times New Roman" w:cs="Times New Roman"/>
                <w:sz w:val="28"/>
                <w:szCs w:val="28"/>
              </w:rPr>
              <w:t>Adresse email de l'auteur</w:t>
            </w:r>
          </w:p>
        </w:tc>
      </w:tr>
      <w:tr w:rsidR="00BB2327" w:rsidRPr="001A094C" w14:paraId="34806192" w14:textId="77777777" w:rsidTr="00BB2327">
        <w:tc>
          <w:tcPr>
            <w:tcW w:w="2880" w:type="dxa"/>
            <w:hideMark/>
          </w:tcPr>
          <w:p w14:paraId="50098E58" w14:textId="77777777" w:rsidR="00BB2327" w:rsidRPr="001A094C" w:rsidRDefault="00BB2327">
            <w:pPr>
              <w:rPr>
                <w:rFonts w:ascii="Times New Roman" w:hAnsi="Times New Roman" w:cs="Times New Roman"/>
                <w:sz w:val="28"/>
                <w:szCs w:val="28"/>
              </w:rPr>
            </w:pPr>
            <w:proofErr w:type="spellStart"/>
            <w:proofErr w:type="gramStart"/>
            <w:r w:rsidRPr="001A094C">
              <w:rPr>
                <w:rFonts w:ascii="Times New Roman" w:hAnsi="Times New Roman" w:cs="Times New Roman"/>
                <w:sz w:val="28"/>
                <w:szCs w:val="28"/>
              </w:rPr>
              <w:t>mot</w:t>
            </w:r>
            <w:proofErr w:type="gramEnd"/>
            <w:r w:rsidRPr="001A094C">
              <w:rPr>
                <w:rFonts w:ascii="Times New Roman" w:hAnsi="Times New Roman" w:cs="Times New Roman"/>
                <w:sz w:val="28"/>
                <w:szCs w:val="28"/>
              </w:rPr>
              <w:t>_passe</w:t>
            </w:r>
            <w:proofErr w:type="spellEnd"/>
          </w:p>
        </w:tc>
        <w:tc>
          <w:tcPr>
            <w:tcW w:w="2880" w:type="dxa"/>
            <w:hideMark/>
          </w:tcPr>
          <w:p w14:paraId="19A698D8" w14:textId="6ED17438" w:rsidR="00BB2327" w:rsidRPr="001A094C" w:rsidRDefault="004E45B8">
            <w:pPr>
              <w:rPr>
                <w:rFonts w:ascii="Times New Roman" w:hAnsi="Times New Roman" w:cs="Times New Roman"/>
                <w:sz w:val="28"/>
                <w:szCs w:val="28"/>
              </w:rPr>
            </w:pPr>
            <w:r w:rsidRPr="001A094C">
              <w:rPr>
                <w:rFonts w:ascii="Times New Roman" w:hAnsi="Times New Roman" w:cs="Times New Roman"/>
                <w:sz w:val="28"/>
                <w:szCs w:val="28"/>
              </w:rPr>
              <w:t>S</w:t>
            </w:r>
            <w:r w:rsidR="00BB2327" w:rsidRPr="001A094C">
              <w:rPr>
                <w:rFonts w:ascii="Times New Roman" w:hAnsi="Times New Roman" w:cs="Times New Roman"/>
                <w:sz w:val="28"/>
                <w:szCs w:val="28"/>
              </w:rPr>
              <w:t>tring</w:t>
            </w:r>
          </w:p>
        </w:tc>
        <w:tc>
          <w:tcPr>
            <w:tcW w:w="2880" w:type="dxa"/>
            <w:hideMark/>
          </w:tcPr>
          <w:p w14:paraId="274245E6" w14:textId="77777777" w:rsidR="00BB2327" w:rsidRPr="001A094C" w:rsidRDefault="00BB2327">
            <w:pPr>
              <w:rPr>
                <w:rFonts w:ascii="Times New Roman" w:hAnsi="Times New Roman" w:cs="Times New Roman"/>
                <w:sz w:val="28"/>
                <w:szCs w:val="28"/>
              </w:rPr>
            </w:pPr>
            <w:r w:rsidRPr="001A094C">
              <w:rPr>
                <w:rFonts w:ascii="Times New Roman" w:hAnsi="Times New Roman" w:cs="Times New Roman"/>
                <w:sz w:val="28"/>
                <w:szCs w:val="28"/>
              </w:rPr>
              <w:t>Mot de passe crypté pour l’authentification</w:t>
            </w:r>
          </w:p>
        </w:tc>
      </w:tr>
    </w:tbl>
    <w:p w14:paraId="2C5EB3FC" w14:textId="742F632D" w:rsidR="001D0493" w:rsidRPr="001A094C" w:rsidRDefault="001D0493" w:rsidP="00E7259B">
      <w:pPr>
        <w:spacing w:line="360" w:lineRule="auto"/>
        <w:jc w:val="both"/>
        <w:rPr>
          <w:rFonts w:ascii="Times New Roman" w:hAnsi="Times New Roman" w:cs="Times New Roman"/>
          <w:color w:val="000000" w:themeColor="text1"/>
          <w:sz w:val="28"/>
          <w:szCs w:val="28"/>
        </w:rPr>
      </w:pPr>
    </w:p>
    <w:p w14:paraId="482B8358" w14:textId="42CA2958" w:rsidR="00D3217C" w:rsidRPr="001A094C" w:rsidRDefault="002F4839" w:rsidP="00806246">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color w:val="000000" w:themeColor="text1"/>
          <w:sz w:val="28"/>
          <w:szCs w:val="28"/>
        </w:rPr>
        <w:t>Classe</w:t>
      </w:r>
      <w:r w:rsidRPr="001A094C">
        <w:rPr>
          <w:rFonts w:ascii="Times New Roman" w:hAnsi="Times New Roman" w:cs="Times New Roman"/>
          <w:b/>
          <w:color w:val="000000" w:themeColor="text1"/>
          <w:sz w:val="28"/>
          <w:szCs w:val="28"/>
        </w:rPr>
        <w:t xml:space="preserve"> Université </w:t>
      </w:r>
    </w:p>
    <w:p w14:paraId="1A71BBCD" w14:textId="57F34C3D" w:rsidR="009770C4" w:rsidRPr="001A094C" w:rsidRDefault="009770C4" w:rsidP="009770C4">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Université à laquelle est rattachée la thèse. Fourni</w:t>
      </w:r>
      <w:r w:rsidR="00725932">
        <w:rPr>
          <w:rFonts w:ascii="Times New Roman" w:hAnsi="Times New Roman" w:cs="Times New Roman"/>
          <w:bCs/>
          <w:color w:val="000000" w:themeColor="text1"/>
          <w:sz w:val="28"/>
          <w:szCs w:val="28"/>
        </w:rPr>
        <w:t>s</w:t>
      </w:r>
      <w:r w:rsidRPr="001A094C">
        <w:rPr>
          <w:rFonts w:ascii="Times New Roman" w:hAnsi="Times New Roman" w:cs="Times New Roman"/>
          <w:bCs/>
          <w:color w:val="000000" w:themeColor="text1"/>
          <w:sz w:val="28"/>
          <w:szCs w:val="28"/>
        </w:rPr>
        <w:t xml:space="preserve"> les informations de contact et localisation.</w:t>
      </w:r>
    </w:p>
    <w:p w14:paraId="62E9A091" w14:textId="2570CAA2" w:rsidR="009E445C" w:rsidRPr="001A094C" w:rsidRDefault="009E445C" w:rsidP="009E445C">
      <w:pPr>
        <w:spacing w:line="360" w:lineRule="auto"/>
        <w:jc w:val="center"/>
        <w:rPr>
          <w:rFonts w:ascii="Times New Roman" w:hAnsi="Times New Roman" w:cs="Times New Roman"/>
          <w:bCs/>
          <w:color w:val="000000" w:themeColor="text1"/>
          <w:sz w:val="28"/>
          <w:szCs w:val="28"/>
        </w:rPr>
      </w:pPr>
      <w:r w:rsidRPr="001A094C">
        <w:rPr>
          <w:rFonts w:ascii="Times New Roman" w:hAnsi="Times New Roman" w:cs="Times New Roman"/>
          <w:sz w:val="28"/>
          <w:szCs w:val="28"/>
        </w:rPr>
        <w:t xml:space="preserve">Tableau </w:t>
      </w:r>
      <w:r w:rsidR="008152ED">
        <w:rPr>
          <w:rFonts w:ascii="Times New Roman" w:hAnsi="Times New Roman" w:cs="Times New Roman"/>
          <w:sz w:val="28"/>
          <w:szCs w:val="28"/>
        </w:rPr>
        <w:t>3</w:t>
      </w:r>
      <w:r w:rsidRPr="001A094C">
        <w:rPr>
          <w:rFonts w:ascii="Times New Roman" w:hAnsi="Times New Roman" w:cs="Times New Roman"/>
          <w:sz w:val="28"/>
          <w:szCs w:val="28"/>
        </w:rPr>
        <w:t xml:space="preserve">.3 : structure de la classe Université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9770C4" w:rsidRPr="009770C4" w14:paraId="1D9ECCB2" w14:textId="77777777" w:rsidTr="009770C4">
        <w:tc>
          <w:tcPr>
            <w:tcW w:w="2880" w:type="dxa"/>
            <w:hideMark/>
          </w:tcPr>
          <w:p w14:paraId="0B5330F6" w14:textId="77777777" w:rsidR="009770C4" w:rsidRPr="009770C4" w:rsidRDefault="009770C4"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Attribut</w:t>
            </w:r>
          </w:p>
        </w:tc>
        <w:tc>
          <w:tcPr>
            <w:tcW w:w="2880" w:type="dxa"/>
            <w:hideMark/>
          </w:tcPr>
          <w:p w14:paraId="118A0A49" w14:textId="77777777" w:rsidR="009770C4" w:rsidRPr="009770C4" w:rsidRDefault="009770C4"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Type</w:t>
            </w:r>
          </w:p>
        </w:tc>
        <w:tc>
          <w:tcPr>
            <w:tcW w:w="2880" w:type="dxa"/>
            <w:hideMark/>
          </w:tcPr>
          <w:p w14:paraId="77B95FD8" w14:textId="77777777" w:rsidR="009770C4" w:rsidRPr="009770C4" w:rsidRDefault="009770C4"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Description</w:t>
            </w:r>
          </w:p>
        </w:tc>
      </w:tr>
      <w:tr w:rsidR="009770C4" w:rsidRPr="009770C4" w14:paraId="2ABD40C0" w14:textId="77777777" w:rsidTr="009770C4">
        <w:tc>
          <w:tcPr>
            <w:tcW w:w="2880" w:type="dxa"/>
            <w:hideMark/>
          </w:tcPr>
          <w:p w14:paraId="701F7971" w14:textId="77777777" w:rsidR="009770C4" w:rsidRPr="009770C4" w:rsidRDefault="009770C4" w:rsidP="009770C4">
            <w:pPr>
              <w:spacing w:line="360" w:lineRule="auto"/>
              <w:jc w:val="both"/>
              <w:rPr>
                <w:rFonts w:ascii="Times New Roman" w:hAnsi="Times New Roman" w:cs="Times New Roman"/>
                <w:bCs/>
                <w:color w:val="000000" w:themeColor="text1"/>
                <w:sz w:val="28"/>
                <w:szCs w:val="28"/>
              </w:rPr>
            </w:pPr>
            <w:proofErr w:type="gramStart"/>
            <w:r w:rsidRPr="009770C4">
              <w:rPr>
                <w:rFonts w:ascii="Times New Roman" w:hAnsi="Times New Roman" w:cs="Times New Roman"/>
                <w:bCs/>
                <w:color w:val="000000" w:themeColor="text1"/>
                <w:sz w:val="28"/>
                <w:szCs w:val="28"/>
              </w:rPr>
              <w:t>id</w:t>
            </w:r>
            <w:proofErr w:type="gramEnd"/>
            <w:r w:rsidRPr="009770C4">
              <w:rPr>
                <w:rFonts w:ascii="Times New Roman" w:hAnsi="Times New Roman" w:cs="Times New Roman"/>
                <w:bCs/>
                <w:color w:val="000000" w:themeColor="text1"/>
                <w:sz w:val="28"/>
                <w:szCs w:val="28"/>
              </w:rPr>
              <w:t xml:space="preserve"> (PK)</w:t>
            </w:r>
          </w:p>
        </w:tc>
        <w:tc>
          <w:tcPr>
            <w:tcW w:w="2880" w:type="dxa"/>
            <w:hideMark/>
          </w:tcPr>
          <w:p w14:paraId="0282C769" w14:textId="7E01A3C5" w:rsidR="009770C4" w:rsidRPr="009770C4" w:rsidRDefault="004E45B8"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I</w:t>
            </w:r>
            <w:r w:rsidR="009770C4" w:rsidRPr="009770C4">
              <w:rPr>
                <w:rFonts w:ascii="Times New Roman" w:hAnsi="Times New Roman" w:cs="Times New Roman"/>
                <w:bCs/>
                <w:color w:val="000000" w:themeColor="text1"/>
                <w:sz w:val="28"/>
                <w:szCs w:val="28"/>
              </w:rPr>
              <w:t>nt</w:t>
            </w:r>
          </w:p>
        </w:tc>
        <w:tc>
          <w:tcPr>
            <w:tcW w:w="2880" w:type="dxa"/>
            <w:hideMark/>
          </w:tcPr>
          <w:p w14:paraId="6E28B539" w14:textId="77777777" w:rsidR="009770C4" w:rsidRPr="009770C4" w:rsidRDefault="009770C4"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Identifiant unique pour chaque université</w:t>
            </w:r>
          </w:p>
        </w:tc>
      </w:tr>
      <w:tr w:rsidR="009770C4" w:rsidRPr="009770C4" w14:paraId="143D2B65" w14:textId="77777777" w:rsidTr="009770C4">
        <w:tc>
          <w:tcPr>
            <w:tcW w:w="2880" w:type="dxa"/>
            <w:hideMark/>
          </w:tcPr>
          <w:p w14:paraId="3969C5AA" w14:textId="1ECCCDE8" w:rsidR="009770C4" w:rsidRPr="009770C4" w:rsidRDefault="004E45B8"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N</w:t>
            </w:r>
            <w:r w:rsidR="009770C4" w:rsidRPr="009770C4">
              <w:rPr>
                <w:rFonts w:ascii="Times New Roman" w:hAnsi="Times New Roman" w:cs="Times New Roman"/>
                <w:bCs/>
                <w:color w:val="000000" w:themeColor="text1"/>
                <w:sz w:val="28"/>
                <w:szCs w:val="28"/>
              </w:rPr>
              <w:t>om</w:t>
            </w:r>
          </w:p>
        </w:tc>
        <w:tc>
          <w:tcPr>
            <w:tcW w:w="2880" w:type="dxa"/>
            <w:hideMark/>
          </w:tcPr>
          <w:p w14:paraId="29D0E247" w14:textId="72C4E70C" w:rsidR="009770C4" w:rsidRPr="009770C4" w:rsidRDefault="004E45B8"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S</w:t>
            </w:r>
            <w:r w:rsidR="009770C4" w:rsidRPr="009770C4">
              <w:rPr>
                <w:rFonts w:ascii="Times New Roman" w:hAnsi="Times New Roman" w:cs="Times New Roman"/>
                <w:bCs/>
                <w:color w:val="000000" w:themeColor="text1"/>
                <w:sz w:val="28"/>
                <w:szCs w:val="28"/>
              </w:rPr>
              <w:t>tring</w:t>
            </w:r>
          </w:p>
        </w:tc>
        <w:tc>
          <w:tcPr>
            <w:tcW w:w="2880" w:type="dxa"/>
            <w:hideMark/>
          </w:tcPr>
          <w:p w14:paraId="4D857743" w14:textId="77777777" w:rsidR="009770C4" w:rsidRPr="009770C4" w:rsidRDefault="009770C4"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Nom de l'université</w:t>
            </w:r>
          </w:p>
        </w:tc>
      </w:tr>
      <w:tr w:rsidR="009770C4" w:rsidRPr="009770C4" w14:paraId="42EF6666" w14:textId="77777777" w:rsidTr="009770C4">
        <w:tc>
          <w:tcPr>
            <w:tcW w:w="2880" w:type="dxa"/>
            <w:hideMark/>
          </w:tcPr>
          <w:p w14:paraId="09B6844E" w14:textId="419EEEFD" w:rsidR="009770C4" w:rsidRPr="009770C4" w:rsidRDefault="004E45B8"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V</w:t>
            </w:r>
            <w:r w:rsidR="009770C4" w:rsidRPr="009770C4">
              <w:rPr>
                <w:rFonts w:ascii="Times New Roman" w:hAnsi="Times New Roman" w:cs="Times New Roman"/>
                <w:bCs/>
                <w:color w:val="000000" w:themeColor="text1"/>
                <w:sz w:val="28"/>
                <w:szCs w:val="28"/>
              </w:rPr>
              <w:t>ille</w:t>
            </w:r>
          </w:p>
        </w:tc>
        <w:tc>
          <w:tcPr>
            <w:tcW w:w="2880" w:type="dxa"/>
            <w:hideMark/>
          </w:tcPr>
          <w:p w14:paraId="39FE6A2B" w14:textId="70937C5B" w:rsidR="009770C4" w:rsidRPr="009770C4" w:rsidRDefault="004E45B8"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S</w:t>
            </w:r>
            <w:r w:rsidR="009770C4" w:rsidRPr="009770C4">
              <w:rPr>
                <w:rFonts w:ascii="Times New Roman" w:hAnsi="Times New Roman" w:cs="Times New Roman"/>
                <w:bCs/>
                <w:color w:val="000000" w:themeColor="text1"/>
                <w:sz w:val="28"/>
                <w:szCs w:val="28"/>
              </w:rPr>
              <w:t>tring</w:t>
            </w:r>
          </w:p>
        </w:tc>
        <w:tc>
          <w:tcPr>
            <w:tcW w:w="2880" w:type="dxa"/>
            <w:hideMark/>
          </w:tcPr>
          <w:p w14:paraId="703BD88C" w14:textId="77777777" w:rsidR="009770C4" w:rsidRPr="009770C4" w:rsidRDefault="009770C4"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Ville de l'université</w:t>
            </w:r>
          </w:p>
        </w:tc>
      </w:tr>
      <w:tr w:rsidR="009770C4" w:rsidRPr="009770C4" w14:paraId="2D8CE18C" w14:textId="77777777" w:rsidTr="009770C4">
        <w:tc>
          <w:tcPr>
            <w:tcW w:w="2880" w:type="dxa"/>
            <w:hideMark/>
          </w:tcPr>
          <w:p w14:paraId="7538347D" w14:textId="77777777" w:rsidR="009770C4" w:rsidRPr="009770C4" w:rsidRDefault="009770C4" w:rsidP="009770C4">
            <w:pPr>
              <w:spacing w:line="360" w:lineRule="auto"/>
              <w:jc w:val="both"/>
              <w:rPr>
                <w:rFonts w:ascii="Times New Roman" w:hAnsi="Times New Roman" w:cs="Times New Roman"/>
                <w:bCs/>
                <w:color w:val="000000" w:themeColor="text1"/>
                <w:sz w:val="28"/>
                <w:szCs w:val="28"/>
              </w:rPr>
            </w:pPr>
            <w:proofErr w:type="spellStart"/>
            <w:proofErr w:type="gramStart"/>
            <w:r w:rsidRPr="009770C4">
              <w:rPr>
                <w:rFonts w:ascii="Times New Roman" w:hAnsi="Times New Roman" w:cs="Times New Roman"/>
                <w:bCs/>
                <w:color w:val="000000" w:themeColor="text1"/>
                <w:sz w:val="28"/>
                <w:szCs w:val="28"/>
              </w:rPr>
              <w:t>mail</w:t>
            </w:r>
            <w:proofErr w:type="gramEnd"/>
            <w:r w:rsidRPr="009770C4">
              <w:rPr>
                <w:rFonts w:ascii="Times New Roman" w:hAnsi="Times New Roman" w:cs="Times New Roman"/>
                <w:bCs/>
                <w:color w:val="000000" w:themeColor="text1"/>
                <w:sz w:val="28"/>
                <w:szCs w:val="28"/>
              </w:rPr>
              <w:t>_contact</w:t>
            </w:r>
            <w:proofErr w:type="spellEnd"/>
          </w:p>
        </w:tc>
        <w:tc>
          <w:tcPr>
            <w:tcW w:w="2880" w:type="dxa"/>
            <w:hideMark/>
          </w:tcPr>
          <w:p w14:paraId="08428CA9" w14:textId="790EFA38" w:rsidR="009770C4" w:rsidRPr="009770C4" w:rsidRDefault="004E45B8"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S</w:t>
            </w:r>
            <w:r w:rsidR="009770C4" w:rsidRPr="009770C4">
              <w:rPr>
                <w:rFonts w:ascii="Times New Roman" w:hAnsi="Times New Roman" w:cs="Times New Roman"/>
                <w:bCs/>
                <w:color w:val="000000" w:themeColor="text1"/>
                <w:sz w:val="28"/>
                <w:szCs w:val="28"/>
              </w:rPr>
              <w:t>tring</w:t>
            </w:r>
          </w:p>
        </w:tc>
        <w:tc>
          <w:tcPr>
            <w:tcW w:w="2880" w:type="dxa"/>
            <w:hideMark/>
          </w:tcPr>
          <w:p w14:paraId="7C1ADC93" w14:textId="77777777" w:rsidR="009770C4" w:rsidRPr="009770C4" w:rsidRDefault="009770C4" w:rsidP="009770C4">
            <w:pPr>
              <w:spacing w:line="360" w:lineRule="auto"/>
              <w:jc w:val="both"/>
              <w:rPr>
                <w:rFonts w:ascii="Times New Roman" w:hAnsi="Times New Roman" w:cs="Times New Roman"/>
                <w:bCs/>
                <w:color w:val="000000" w:themeColor="text1"/>
                <w:sz w:val="28"/>
                <w:szCs w:val="28"/>
              </w:rPr>
            </w:pPr>
            <w:r w:rsidRPr="009770C4">
              <w:rPr>
                <w:rFonts w:ascii="Times New Roman" w:hAnsi="Times New Roman" w:cs="Times New Roman"/>
                <w:bCs/>
                <w:color w:val="000000" w:themeColor="text1"/>
                <w:sz w:val="28"/>
                <w:szCs w:val="28"/>
              </w:rPr>
              <w:t>Email de contact de l’université</w:t>
            </w:r>
          </w:p>
        </w:tc>
      </w:tr>
    </w:tbl>
    <w:p w14:paraId="364E32BB" w14:textId="77777777" w:rsidR="009E445C" w:rsidRPr="001A094C" w:rsidRDefault="009E445C" w:rsidP="009770C4">
      <w:pPr>
        <w:spacing w:line="360" w:lineRule="auto"/>
        <w:jc w:val="both"/>
        <w:rPr>
          <w:rFonts w:ascii="Times New Roman" w:hAnsi="Times New Roman" w:cs="Times New Roman"/>
          <w:bCs/>
          <w:color w:val="000000" w:themeColor="text1"/>
          <w:sz w:val="28"/>
          <w:szCs w:val="28"/>
        </w:rPr>
      </w:pPr>
    </w:p>
    <w:p w14:paraId="542EFF6C" w14:textId="77777777" w:rsidR="00846691" w:rsidRPr="001A094C" w:rsidRDefault="00846691" w:rsidP="009770C4">
      <w:pPr>
        <w:spacing w:line="360" w:lineRule="auto"/>
        <w:jc w:val="both"/>
        <w:rPr>
          <w:rFonts w:ascii="Times New Roman" w:hAnsi="Times New Roman" w:cs="Times New Roman"/>
          <w:bCs/>
          <w:color w:val="000000" w:themeColor="text1"/>
          <w:sz w:val="28"/>
          <w:szCs w:val="28"/>
        </w:rPr>
      </w:pPr>
    </w:p>
    <w:p w14:paraId="5342E23C" w14:textId="77777777" w:rsidR="00846691" w:rsidRPr="001A094C" w:rsidRDefault="00846691" w:rsidP="009770C4">
      <w:pPr>
        <w:spacing w:line="360" w:lineRule="auto"/>
        <w:jc w:val="both"/>
        <w:rPr>
          <w:rFonts w:ascii="Times New Roman" w:hAnsi="Times New Roman" w:cs="Times New Roman"/>
          <w:bCs/>
          <w:color w:val="000000" w:themeColor="text1"/>
          <w:sz w:val="28"/>
          <w:szCs w:val="28"/>
        </w:rPr>
      </w:pPr>
    </w:p>
    <w:p w14:paraId="7B172A30" w14:textId="2C2B8F27" w:rsidR="009E445C" w:rsidRPr="001A094C" w:rsidRDefault="002F4839" w:rsidP="00806246">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color w:val="000000" w:themeColor="text1"/>
          <w:sz w:val="28"/>
          <w:szCs w:val="28"/>
        </w:rPr>
        <w:t>Classe</w:t>
      </w:r>
      <w:r w:rsidRPr="001A094C">
        <w:rPr>
          <w:rFonts w:ascii="Times New Roman" w:hAnsi="Times New Roman" w:cs="Times New Roman"/>
          <w:b/>
          <w:color w:val="000000" w:themeColor="text1"/>
          <w:sz w:val="28"/>
          <w:szCs w:val="28"/>
        </w:rPr>
        <w:t xml:space="preserve"> </w:t>
      </w:r>
      <w:bookmarkStart w:id="287" w:name="_Hlk202516392"/>
      <w:r w:rsidRPr="001A094C">
        <w:rPr>
          <w:rFonts w:ascii="Times New Roman" w:hAnsi="Times New Roman" w:cs="Times New Roman"/>
          <w:b/>
          <w:color w:val="000000" w:themeColor="text1"/>
          <w:sz w:val="28"/>
          <w:szCs w:val="28"/>
        </w:rPr>
        <w:t>Thèse</w:t>
      </w:r>
      <w:bookmarkEnd w:id="287"/>
      <w:r w:rsidRPr="001A094C">
        <w:rPr>
          <w:rFonts w:ascii="Times New Roman" w:hAnsi="Times New Roman" w:cs="Times New Roman"/>
          <w:b/>
          <w:color w:val="000000" w:themeColor="text1"/>
          <w:sz w:val="28"/>
          <w:szCs w:val="28"/>
        </w:rPr>
        <w:t> </w:t>
      </w:r>
    </w:p>
    <w:p w14:paraId="2A57065A" w14:textId="18B26EB9" w:rsidR="00846691" w:rsidRPr="001A094C" w:rsidRDefault="00846691" w:rsidP="00846691">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Contien</w:t>
      </w:r>
      <w:r w:rsidR="00725932">
        <w:rPr>
          <w:rFonts w:ascii="Times New Roman" w:hAnsi="Times New Roman" w:cs="Times New Roman"/>
          <w:bCs/>
          <w:color w:val="000000" w:themeColor="text1"/>
          <w:sz w:val="28"/>
          <w:szCs w:val="28"/>
        </w:rPr>
        <w:t>s</w:t>
      </w:r>
      <w:r w:rsidRPr="001A094C">
        <w:rPr>
          <w:rFonts w:ascii="Times New Roman" w:hAnsi="Times New Roman" w:cs="Times New Roman"/>
          <w:bCs/>
          <w:color w:val="000000" w:themeColor="text1"/>
          <w:sz w:val="28"/>
          <w:szCs w:val="28"/>
        </w:rPr>
        <w:t xml:space="preserve"> toutes les données relatives à la thèse : titre, dates, statut, résumé et fichier PDF.</w:t>
      </w:r>
    </w:p>
    <w:p w14:paraId="5B01D5DD" w14:textId="59B02202" w:rsidR="009E445C" w:rsidRPr="001A094C" w:rsidRDefault="009E445C" w:rsidP="009E445C">
      <w:pPr>
        <w:spacing w:line="360" w:lineRule="auto"/>
        <w:jc w:val="center"/>
        <w:rPr>
          <w:rFonts w:ascii="Times New Roman" w:hAnsi="Times New Roman" w:cs="Times New Roman"/>
          <w:bCs/>
          <w:color w:val="000000" w:themeColor="text1"/>
          <w:sz w:val="28"/>
          <w:szCs w:val="28"/>
        </w:rPr>
      </w:pPr>
      <w:r w:rsidRPr="001A094C">
        <w:rPr>
          <w:rFonts w:ascii="Times New Roman" w:hAnsi="Times New Roman" w:cs="Times New Roman"/>
          <w:sz w:val="28"/>
          <w:szCs w:val="28"/>
        </w:rPr>
        <w:t xml:space="preserve">Tableau </w:t>
      </w:r>
      <w:r w:rsidR="008152ED">
        <w:rPr>
          <w:rFonts w:ascii="Times New Roman" w:hAnsi="Times New Roman" w:cs="Times New Roman"/>
          <w:sz w:val="28"/>
          <w:szCs w:val="28"/>
        </w:rPr>
        <w:t>3</w:t>
      </w:r>
      <w:r w:rsidRPr="001A094C">
        <w:rPr>
          <w:rFonts w:ascii="Times New Roman" w:hAnsi="Times New Roman" w:cs="Times New Roman"/>
          <w:sz w:val="28"/>
          <w:szCs w:val="28"/>
        </w:rPr>
        <w:t>.4 : structure de la classe</w:t>
      </w:r>
      <w:r w:rsidR="00DD398C" w:rsidRPr="001A094C">
        <w:rPr>
          <w:rFonts w:ascii="Times New Roman" w:hAnsi="Times New Roman" w:cs="Times New Roman"/>
          <w:sz w:val="28"/>
          <w:szCs w:val="28"/>
        </w:rPr>
        <w:t xml:space="preserve"> Thèse</w:t>
      </w:r>
      <w:r w:rsidRPr="001A094C">
        <w:rPr>
          <w:rFonts w:ascii="Times New Roman" w:hAnsi="Times New Roman" w:cs="Times New Roman"/>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2884"/>
        <w:gridCol w:w="2884"/>
      </w:tblGrid>
      <w:tr w:rsidR="009E445C" w:rsidRPr="009E445C" w14:paraId="6BE3BB64" w14:textId="77777777" w:rsidTr="00CB7455">
        <w:trPr>
          <w:trHeight w:val="532"/>
        </w:trPr>
        <w:tc>
          <w:tcPr>
            <w:tcW w:w="2884" w:type="dxa"/>
            <w:hideMark/>
          </w:tcPr>
          <w:p w14:paraId="09BC5EE9"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Attribut</w:t>
            </w:r>
          </w:p>
        </w:tc>
        <w:tc>
          <w:tcPr>
            <w:tcW w:w="2884" w:type="dxa"/>
            <w:hideMark/>
          </w:tcPr>
          <w:p w14:paraId="1A91B43D"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Type</w:t>
            </w:r>
          </w:p>
        </w:tc>
        <w:tc>
          <w:tcPr>
            <w:tcW w:w="2884" w:type="dxa"/>
            <w:hideMark/>
          </w:tcPr>
          <w:p w14:paraId="62BC4659"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Description</w:t>
            </w:r>
          </w:p>
        </w:tc>
      </w:tr>
      <w:tr w:rsidR="009E445C" w:rsidRPr="009E445C" w14:paraId="5E543EAD" w14:textId="77777777" w:rsidTr="00CB7455">
        <w:trPr>
          <w:trHeight w:val="915"/>
        </w:trPr>
        <w:tc>
          <w:tcPr>
            <w:tcW w:w="2884" w:type="dxa"/>
            <w:hideMark/>
          </w:tcPr>
          <w:p w14:paraId="1A98DD39"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id (PK)</w:t>
            </w:r>
          </w:p>
        </w:tc>
        <w:tc>
          <w:tcPr>
            <w:tcW w:w="2884" w:type="dxa"/>
            <w:hideMark/>
          </w:tcPr>
          <w:p w14:paraId="756B8AC7" w14:textId="36BDF7A8" w:rsidR="009E445C" w:rsidRPr="009E445C" w:rsidRDefault="008152ED"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I</w:t>
            </w:r>
            <w:r w:rsidR="009E445C" w:rsidRPr="009E445C">
              <w:rPr>
                <w:rFonts w:ascii="Times New Roman" w:hAnsi="Times New Roman" w:cs="Times New Roman"/>
                <w:bCs/>
                <w:color w:val="000000" w:themeColor="text1"/>
                <w:sz w:val="28"/>
                <w:szCs w:val="28"/>
              </w:rPr>
              <w:t>nt</w:t>
            </w:r>
          </w:p>
        </w:tc>
        <w:tc>
          <w:tcPr>
            <w:tcW w:w="2884" w:type="dxa"/>
            <w:hideMark/>
          </w:tcPr>
          <w:p w14:paraId="39B7E18A"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Identifiant unique de la thèse</w:t>
            </w:r>
          </w:p>
        </w:tc>
      </w:tr>
      <w:tr w:rsidR="009E445C" w:rsidRPr="009E445C" w14:paraId="51BA21FD" w14:textId="77777777" w:rsidTr="00CB7455">
        <w:trPr>
          <w:trHeight w:val="532"/>
        </w:trPr>
        <w:tc>
          <w:tcPr>
            <w:tcW w:w="2884" w:type="dxa"/>
            <w:hideMark/>
          </w:tcPr>
          <w:p w14:paraId="60F560FE" w14:textId="0AF00223" w:rsidR="009E445C" w:rsidRPr="009E445C" w:rsidRDefault="004E45B8"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T</w:t>
            </w:r>
            <w:r w:rsidR="009E445C" w:rsidRPr="009E445C">
              <w:rPr>
                <w:rFonts w:ascii="Times New Roman" w:hAnsi="Times New Roman" w:cs="Times New Roman"/>
                <w:bCs/>
                <w:color w:val="000000" w:themeColor="text1"/>
                <w:sz w:val="28"/>
                <w:szCs w:val="28"/>
              </w:rPr>
              <w:t>itre</w:t>
            </w:r>
          </w:p>
        </w:tc>
        <w:tc>
          <w:tcPr>
            <w:tcW w:w="2884" w:type="dxa"/>
            <w:hideMark/>
          </w:tcPr>
          <w:p w14:paraId="4096CA90" w14:textId="364B430E" w:rsidR="009E445C" w:rsidRPr="009E445C" w:rsidRDefault="004E45B8"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S</w:t>
            </w:r>
            <w:r w:rsidR="009E445C" w:rsidRPr="009E445C">
              <w:rPr>
                <w:rFonts w:ascii="Times New Roman" w:hAnsi="Times New Roman" w:cs="Times New Roman"/>
                <w:bCs/>
                <w:color w:val="000000" w:themeColor="text1"/>
                <w:sz w:val="28"/>
                <w:szCs w:val="28"/>
              </w:rPr>
              <w:t>tring</w:t>
            </w:r>
          </w:p>
        </w:tc>
        <w:tc>
          <w:tcPr>
            <w:tcW w:w="2884" w:type="dxa"/>
            <w:hideMark/>
          </w:tcPr>
          <w:p w14:paraId="73E5CB6E"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Titre de la thèse</w:t>
            </w:r>
          </w:p>
        </w:tc>
      </w:tr>
      <w:tr w:rsidR="009E445C" w:rsidRPr="009E445C" w14:paraId="01A3E5F4" w14:textId="77777777" w:rsidTr="00CB7455">
        <w:trPr>
          <w:trHeight w:val="928"/>
        </w:trPr>
        <w:tc>
          <w:tcPr>
            <w:tcW w:w="2884" w:type="dxa"/>
            <w:hideMark/>
          </w:tcPr>
          <w:p w14:paraId="6CB6B775"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proofErr w:type="spellStart"/>
            <w:r w:rsidRPr="009E445C">
              <w:rPr>
                <w:rFonts w:ascii="Times New Roman" w:hAnsi="Times New Roman" w:cs="Times New Roman"/>
                <w:bCs/>
                <w:color w:val="000000" w:themeColor="text1"/>
                <w:sz w:val="28"/>
                <w:szCs w:val="28"/>
              </w:rPr>
              <w:t>date_creation</w:t>
            </w:r>
            <w:proofErr w:type="spellEnd"/>
          </w:p>
        </w:tc>
        <w:tc>
          <w:tcPr>
            <w:tcW w:w="2884" w:type="dxa"/>
            <w:hideMark/>
          </w:tcPr>
          <w:p w14:paraId="38A8E776" w14:textId="45552237" w:rsidR="009E445C" w:rsidRPr="009E445C" w:rsidRDefault="004E45B8"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D</w:t>
            </w:r>
            <w:r w:rsidR="009E445C" w:rsidRPr="009E445C">
              <w:rPr>
                <w:rFonts w:ascii="Times New Roman" w:hAnsi="Times New Roman" w:cs="Times New Roman"/>
                <w:bCs/>
                <w:color w:val="000000" w:themeColor="text1"/>
                <w:sz w:val="28"/>
                <w:szCs w:val="28"/>
              </w:rPr>
              <w:t>ate</w:t>
            </w:r>
          </w:p>
        </w:tc>
        <w:tc>
          <w:tcPr>
            <w:tcW w:w="2884" w:type="dxa"/>
            <w:hideMark/>
          </w:tcPr>
          <w:p w14:paraId="42C45955"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Date de création de la thèse</w:t>
            </w:r>
          </w:p>
        </w:tc>
      </w:tr>
      <w:tr w:rsidR="009E445C" w:rsidRPr="009E445C" w14:paraId="01573CC5" w14:textId="77777777" w:rsidTr="00CB7455">
        <w:trPr>
          <w:trHeight w:val="915"/>
        </w:trPr>
        <w:tc>
          <w:tcPr>
            <w:tcW w:w="2884" w:type="dxa"/>
            <w:hideMark/>
          </w:tcPr>
          <w:p w14:paraId="07B96D7A"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proofErr w:type="spellStart"/>
            <w:r w:rsidRPr="009E445C">
              <w:rPr>
                <w:rFonts w:ascii="Times New Roman" w:hAnsi="Times New Roman" w:cs="Times New Roman"/>
                <w:bCs/>
                <w:color w:val="000000" w:themeColor="text1"/>
                <w:sz w:val="28"/>
                <w:szCs w:val="28"/>
              </w:rPr>
              <w:t>date_soutenance</w:t>
            </w:r>
            <w:proofErr w:type="spellEnd"/>
          </w:p>
        </w:tc>
        <w:tc>
          <w:tcPr>
            <w:tcW w:w="2884" w:type="dxa"/>
            <w:hideMark/>
          </w:tcPr>
          <w:p w14:paraId="6FA99EC3" w14:textId="7878AC12" w:rsidR="009E445C" w:rsidRPr="009E445C" w:rsidRDefault="004E45B8"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D</w:t>
            </w:r>
            <w:r w:rsidR="009E445C" w:rsidRPr="009E445C">
              <w:rPr>
                <w:rFonts w:ascii="Times New Roman" w:hAnsi="Times New Roman" w:cs="Times New Roman"/>
                <w:bCs/>
                <w:color w:val="000000" w:themeColor="text1"/>
                <w:sz w:val="28"/>
                <w:szCs w:val="28"/>
              </w:rPr>
              <w:t>ate</w:t>
            </w:r>
          </w:p>
        </w:tc>
        <w:tc>
          <w:tcPr>
            <w:tcW w:w="2884" w:type="dxa"/>
            <w:hideMark/>
          </w:tcPr>
          <w:p w14:paraId="593C8215" w14:textId="03D76A6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 xml:space="preserve">Date de soutenance de la </w:t>
            </w:r>
            <w:r w:rsidR="00CB2346">
              <w:rPr>
                <w:rFonts w:ascii="Times New Roman" w:hAnsi="Times New Roman" w:cs="Times New Roman"/>
                <w:bCs/>
                <w:color w:val="000000" w:themeColor="text1"/>
                <w:sz w:val="28"/>
                <w:szCs w:val="28"/>
              </w:rPr>
              <w:t xml:space="preserve">thèse </w:t>
            </w:r>
          </w:p>
        </w:tc>
      </w:tr>
      <w:tr w:rsidR="009E445C" w:rsidRPr="009E445C" w14:paraId="2107C217" w14:textId="77777777" w:rsidTr="00CB7455">
        <w:trPr>
          <w:trHeight w:val="532"/>
        </w:trPr>
        <w:tc>
          <w:tcPr>
            <w:tcW w:w="2884" w:type="dxa"/>
            <w:hideMark/>
          </w:tcPr>
          <w:p w14:paraId="0AC2FC94" w14:textId="3D8172CF" w:rsidR="009E445C" w:rsidRPr="009E445C" w:rsidRDefault="004E45B8"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S</w:t>
            </w:r>
            <w:r w:rsidR="009E445C" w:rsidRPr="009E445C">
              <w:rPr>
                <w:rFonts w:ascii="Times New Roman" w:hAnsi="Times New Roman" w:cs="Times New Roman"/>
                <w:bCs/>
                <w:color w:val="000000" w:themeColor="text1"/>
                <w:sz w:val="28"/>
                <w:szCs w:val="28"/>
              </w:rPr>
              <w:t>tatut</w:t>
            </w:r>
          </w:p>
        </w:tc>
        <w:tc>
          <w:tcPr>
            <w:tcW w:w="2884" w:type="dxa"/>
            <w:hideMark/>
          </w:tcPr>
          <w:p w14:paraId="75607748" w14:textId="349CAF23" w:rsidR="009E445C" w:rsidRPr="009E445C" w:rsidRDefault="004E45B8"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S</w:t>
            </w:r>
            <w:r w:rsidR="009E445C" w:rsidRPr="009E445C">
              <w:rPr>
                <w:rFonts w:ascii="Times New Roman" w:hAnsi="Times New Roman" w:cs="Times New Roman"/>
                <w:bCs/>
                <w:color w:val="000000" w:themeColor="text1"/>
                <w:sz w:val="28"/>
                <w:szCs w:val="28"/>
              </w:rPr>
              <w:t>tring</w:t>
            </w:r>
          </w:p>
        </w:tc>
        <w:tc>
          <w:tcPr>
            <w:tcW w:w="2884" w:type="dxa"/>
            <w:hideMark/>
          </w:tcPr>
          <w:p w14:paraId="10CCEF5F"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Statut actuel de la thèse</w:t>
            </w:r>
          </w:p>
        </w:tc>
      </w:tr>
      <w:tr w:rsidR="009E445C" w:rsidRPr="009E445C" w14:paraId="7DB431D1" w14:textId="77777777" w:rsidTr="00CB7455">
        <w:trPr>
          <w:trHeight w:val="519"/>
        </w:trPr>
        <w:tc>
          <w:tcPr>
            <w:tcW w:w="2884" w:type="dxa"/>
            <w:hideMark/>
          </w:tcPr>
          <w:p w14:paraId="41ADB722" w14:textId="0F915A7F" w:rsidR="009E445C" w:rsidRPr="009E445C" w:rsidRDefault="006E2E76" w:rsidP="009E445C">
            <w:pPr>
              <w:spacing w:line="360" w:lineRule="auto"/>
              <w:jc w:val="both"/>
              <w:rPr>
                <w:rFonts w:ascii="Times New Roman" w:hAnsi="Times New Roman" w:cs="Times New Roman"/>
                <w:bCs/>
                <w:color w:val="000000" w:themeColor="text1"/>
                <w:sz w:val="28"/>
                <w:szCs w:val="28"/>
              </w:rPr>
            </w:pPr>
            <w:proofErr w:type="spellStart"/>
            <w:r w:rsidRPr="009E445C">
              <w:rPr>
                <w:rFonts w:ascii="Times New Roman" w:hAnsi="Times New Roman" w:cs="Times New Roman"/>
                <w:bCs/>
                <w:color w:val="000000" w:themeColor="text1"/>
                <w:sz w:val="28"/>
                <w:szCs w:val="28"/>
              </w:rPr>
              <w:t>R</w:t>
            </w:r>
            <w:r w:rsidR="009E445C" w:rsidRPr="009E445C">
              <w:rPr>
                <w:rFonts w:ascii="Times New Roman" w:hAnsi="Times New Roman" w:cs="Times New Roman"/>
                <w:bCs/>
                <w:color w:val="000000" w:themeColor="text1"/>
                <w:sz w:val="28"/>
                <w:szCs w:val="28"/>
              </w:rPr>
              <w:t>esume</w:t>
            </w:r>
            <w:proofErr w:type="spellEnd"/>
          </w:p>
        </w:tc>
        <w:tc>
          <w:tcPr>
            <w:tcW w:w="2884" w:type="dxa"/>
            <w:hideMark/>
          </w:tcPr>
          <w:p w14:paraId="405777D5" w14:textId="0B9D0F97" w:rsidR="009E445C" w:rsidRPr="009E445C" w:rsidRDefault="004E45B8"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S</w:t>
            </w:r>
            <w:r w:rsidR="009E445C" w:rsidRPr="009E445C">
              <w:rPr>
                <w:rFonts w:ascii="Times New Roman" w:hAnsi="Times New Roman" w:cs="Times New Roman"/>
                <w:bCs/>
                <w:color w:val="000000" w:themeColor="text1"/>
                <w:sz w:val="28"/>
                <w:szCs w:val="28"/>
              </w:rPr>
              <w:t>tring</w:t>
            </w:r>
          </w:p>
        </w:tc>
        <w:tc>
          <w:tcPr>
            <w:tcW w:w="2884" w:type="dxa"/>
            <w:hideMark/>
          </w:tcPr>
          <w:p w14:paraId="769CF01B"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Résumé de la thèse</w:t>
            </w:r>
          </w:p>
        </w:tc>
      </w:tr>
      <w:tr w:rsidR="009E445C" w:rsidRPr="009E445C" w14:paraId="7A9ED20E" w14:textId="77777777" w:rsidTr="00CB7455">
        <w:trPr>
          <w:trHeight w:val="532"/>
        </w:trPr>
        <w:tc>
          <w:tcPr>
            <w:tcW w:w="2884" w:type="dxa"/>
            <w:hideMark/>
          </w:tcPr>
          <w:p w14:paraId="04E8226E"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proofErr w:type="spellStart"/>
            <w:r w:rsidRPr="009E445C">
              <w:rPr>
                <w:rFonts w:ascii="Times New Roman" w:hAnsi="Times New Roman" w:cs="Times New Roman"/>
                <w:bCs/>
                <w:color w:val="000000" w:themeColor="text1"/>
                <w:sz w:val="28"/>
                <w:szCs w:val="28"/>
              </w:rPr>
              <w:t>lien_pdf_file</w:t>
            </w:r>
            <w:proofErr w:type="spellEnd"/>
          </w:p>
        </w:tc>
        <w:tc>
          <w:tcPr>
            <w:tcW w:w="2884" w:type="dxa"/>
            <w:hideMark/>
          </w:tcPr>
          <w:p w14:paraId="587D810B" w14:textId="01CF8518" w:rsidR="009E445C" w:rsidRPr="009E445C" w:rsidRDefault="004E45B8"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S</w:t>
            </w:r>
            <w:r w:rsidR="009E445C" w:rsidRPr="009E445C">
              <w:rPr>
                <w:rFonts w:ascii="Times New Roman" w:hAnsi="Times New Roman" w:cs="Times New Roman"/>
                <w:bCs/>
                <w:color w:val="000000" w:themeColor="text1"/>
                <w:sz w:val="28"/>
                <w:szCs w:val="28"/>
              </w:rPr>
              <w:t>tring</w:t>
            </w:r>
          </w:p>
        </w:tc>
        <w:tc>
          <w:tcPr>
            <w:tcW w:w="2884" w:type="dxa"/>
            <w:hideMark/>
          </w:tcPr>
          <w:p w14:paraId="61CC6DD8"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Lien vers le fichier PDF</w:t>
            </w:r>
          </w:p>
        </w:tc>
      </w:tr>
      <w:tr w:rsidR="009E445C" w:rsidRPr="009E445C" w14:paraId="1DDC62E3" w14:textId="77777777" w:rsidTr="00183DE3">
        <w:trPr>
          <w:trHeight w:val="605"/>
        </w:trPr>
        <w:tc>
          <w:tcPr>
            <w:tcW w:w="2884" w:type="dxa"/>
            <w:hideMark/>
          </w:tcPr>
          <w:p w14:paraId="39ED5414" w14:textId="77777777" w:rsidR="009E445C" w:rsidRPr="009E445C" w:rsidRDefault="009E445C" w:rsidP="009E445C">
            <w:pPr>
              <w:spacing w:line="360" w:lineRule="auto"/>
              <w:jc w:val="both"/>
              <w:rPr>
                <w:rFonts w:ascii="Times New Roman" w:hAnsi="Times New Roman" w:cs="Times New Roman"/>
                <w:bCs/>
                <w:color w:val="000000" w:themeColor="text1"/>
                <w:sz w:val="28"/>
                <w:szCs w:val="28"/>
              </w:rPr>
            </w:pPr>
            <w:proofErr w:type="spellStart"/>
            <w:r w:rsidRPr="009E445C">
              <w:rPr>
                <w:rFonts w:ascii="Times New Roman" w:hAnsi="Times New Roman" w:cs="Times New Roman"/>
                <w:bCs/>
                <w:color w:val="000000" w:themeColor="text1"/>
                <w:sz w:val="28"/>
                <w:szCs w:val="28"/>
              </w:rPr>
              <w:t>mots_cles</w:t>
            </w:r>
            <w:proofErr w:type="spellEnd"/>
          </w:p>
        </w:tc>
        <w:tc>
          <w:tcPr>
            <w:tcW w:w="2884" w:type="dxa"/>
            <w:hideMark/>
          </w:tcPr>
          <w:p w14:paraId="60BF59CE" w14:textId="2B85B1A8" w:rsidR="009E445C" w:rsidRPr="009E445C" w:rsidRDefault="004E45B8" w:rsidP="009E445C">
            <w:pPr>
              <w:spacing w:line="360" w:lineRule="auto"/>
              <w:jc w:val="both"/>
              <w:rPr>
                <w:rFonts w:ascii="Times New Roman" w:hAnsi="Times New Roman" w:cs="Times New Roman"/>
                <w:bCs/>
                <w:color w:val="000000" w:themeColor="text1"/>
                <w:sz w:val="28"/>
                <w:szCs w:val="28"/>
              </w:rPr>
            </w:pPr>
            <w:r w:rsidRPr="009E445C">
              <w:rPr>
                <w:rFonts w:ascii="Times New Roman" w:hAnsi="Times New Roman" w:cs="Times New Roman"/>
                <w:bCs/>
                <w:color w:val="000000" w:themeColor="text1"/>
                <w:sz w:val="28"/>
                <w:szCs w:val="28"/>
              </w:rPr>
              <w:t>S</w:t>
            </w:r>
            <w:r w:rsidR="009E445C" w:rsidRPr="009E445C">
              <w:rPr>
                <w:rFonts w:ascii="Times New Roman" w:hAnsi="Times New Roman" w:cs="Times New Roman"/>
                <w:bCs/>
                <w:color w:val="000000" w:themeColor="text1"/>
                <w:sz w:val="28"/>
                <w:szCs w:val="28"/>
              </w:rPr>
              <w:t>tring</w:t>
            </w:r>
          </w:p>
        </w:tc>
        <w:tc>
          <w:tcPr>
            <w:tcW w:w="2884" w:type="dxa"/>
            <w:hideMark/>
          </w:tcPr>
          <w:p w14:paraId="27E52C2C" w14:textId="3DB6F1E8" w:rsidR="009E445C" w:rsidRPr="009E445C" w:rsidRDefault="00183DE3" w:rsidP="009E445C">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Mots-</w:t>
            </w:r>
            <w:proofErr w:type="gramStart"/>
            <w:r>
              <w:rPr>
                <w:rFonts w:ascii="Times New Roman" w:hAnsi="Times New Roman" w:cs="Times New Roman"/>
                <w:bCs/>
                <w:color w:val="000000" w:themeColor="text1"/>
                <w:sz w:val="28"/>
                <w:szCs w:val="28"/>
              </w:rPr>
              <w:t>clés  de</w:t>
            </w:r>
            <w:proofErr w:type="gramEnd"/>
            <w:r>
              <w:rPr>
                <w:rFonts w:ascii="Times New Roman" w:hAnsi="Times New Roman" w:cs="Times New Roman"/>
                <w:bCs/>
                <w:color w:val="000000" w:themeColor="text1"/>
                <w:sz w:val="28"/>
                <w:szCs w:val="28"/>
              </w:rPr>
              <w:t xml:space="preserve"> </w:t>
            </w:r>
            <w:r w:rsidR="009E445C" w:rsidRPr="009E445C">
              <w:rPr>
                <w:rFonts w:ascii="Times New Roman" w:hAnsi="Times New Roman" w:cs="Times New Roman"/>
                <w:bCs/>
                <w:color w:val="000000" w:themeColor="text1"/>
                <w:sz w:val="28"/>
                <w:szCs w:val="28"/>
              </w:rPr>
              <w:t xml:space="preserve"> la thèse</w:t>
            </w:r>
          </w:p>
        </w:tc>
      </w:tr>
    </w:tbl>
    <w:p w14:paraId="0A9394FA" w14:textId="77777777" w:rsidR="009E445C" w:rsidRPr="001A094C" w:rsidRDefault="009E445C" w:rsidP="009E445C">
      <w:pPr>
        <w:spacing w:line="360" w:lineRule="auto"/>
        <w:jc w:val="both"/>
        <w:rPr>
          <w:rFonts w:ascii="Times New Roman" w:hAnsi="Times New Roman" w:cs="Times New Roman"/>
          <w:bCs/>
          <w:color w:val="000000" w:themeColor="text1"/>
          <w:sz w:val="28"/>
          <w:szCs w:val="28"/>
        </w:rPr>
      </w:pPr>
    </w:p>
    <w:p w14:paraId="74355B0A" w14:textId="77777777" w:rsidR="001D0493" w:rsidRPr="001A094C" w:rsidRDefault="002F4839" w:rsidP="00806246">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color w:val="000000" w:themeColor="text1"/>
          <w:sz w:val="28"/>
          <w:szCs w:val="28"/>
        </w:rPr>
        <w:t>Classe</w:t>
      </w:r>
      <w:r w:rsidRPr="001A094C">
        <w:rPr>
          <w:rFonts w:ascii="Times New Roman" w:hAnsi="Times New Roman" w:cs="Times New Roman"/>
          <w:b/>
          <w:color w:val="000000" w:themeColor="text1"/>
          <w:sz w:val="28"/>
          <w:szCs w:val="28"/>
        </w:rPr>
        <w:t xml:space="preserve"> </w:t>
      </w:r>
      <w:proofErr w:type="spellStart"/>
      <w:r w:rsidRPr="001A094C">
        <w:rPr>
          <w:rFonts w:ascii="Times New Roman" w:hAnsi="Times New Roman" w:cs="Times New Roman"/>
          <w:b/>
          <w:color w:val="000000" w:themeColor="text1"/>
          <w:sz w:val="28"/>
          <w:szCs w:val="28"/>
        </w:rPr>
        <w:t>Departement</w:t>
      </w:r>
      <w:proofErr w:type="spellEnd"/>
    </w:p>
    <w:p w14:paraId="0DC1F662" w14:textId="2D8AFE73" w:rsidR="00815A4C" w:rsidRDefault="00815A4C" w:rsidP="00DD398C">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Il s’agit des départements de chaque </w:t>
      </w:r>
      <w:r w:rsidR="00DD398C" w:rsidRPr="001A094C">
        <w:rPr>
          <w:rFonts w:ascii="Times New Roman" w:hAnsi="Times New Roman" w:cs="Times New Roman"/>
          <w:bCs/>
          <w:color w:val="000000" w:themeColor="text1"/>
          <w:sz w:val="28"/>
          <w:szCs w:val="28"/>
        </w:rPr>
        <w:t>université</w:t>
      </w:r>
      <w:r w:rsidRPr="001A094C">
        <w:rPr>
          <w:rFonts w:ascii="Times New Roman" w:hAnsi="Times New Roman" w:cs="Times New Roman"/>
          <w:bCs/>
          <w:color w:val="000000" w:themeColor="text1"/>
          <w:sz w:val="28"/>
          <w:szCs w:val="28"/>
        </w:rPr>
        <w:t xml:space="preserve">, </w:t>
      </w:r>
      <w:r w:rsidR="00725932">
        <w:rPr>
          <w:rFonts w:ascii="Times New Roman" w:hAnsi="Times New Roman" w:cs="Times New Roman"/>
          <w:bCs/>
          <w:color w:val="000000" w:themeColor="text1"/>
          <w:sz w:val="28"/>
          <w:szCs w:val="28"/>
        </w:rPr>
        <w:t>e</w:t>
      </w:r>
      <w:r w:rsidRPr="001A094C">
        <w:rPr>
          <w:rFonts w:ascii="Times New Roman" w:hAnsi="Times New Roman" w:cs="Times New Roman"/>
          <w:bCs/>
          <w:color w:val="000000" w:themeColor="text1"/>
          <w:sz w:val="28"/>
          <w:szCs w:val="28"/>
        </w:rPr>
        <w:t>lle va contenir les données du département.</w:t>
      </w:r>
    </w:p>
    <w:p w14:paraId="4389C666" w14:textId="794C0FD8" w:rsidR="00CB7455" w:rsidRDefault="00CB7455" w:rsidP="00DD398C">
      <w:pPr>
        <w:spacing w:line="360" w:lineRule="auto"/>
        <w:jc w:val="both"/>
        <w:rPr>
          <w:rFonts w:ascii="Times New Roman" w:hAnsi="Times New Roman" w:cs="Times New Roman"/>
          <w:bCs/>
          <w:color w:val="000000" w:themeColor="text1"/>
          <w:sz w:val="28"/>
          <w:szCs w:val="28"/>
        </w:rPr>
      </w:pPr>
    </w:p>
    <w:p w14:paraId="7608BE1D" w14:textId="77777777" w:rsidR="00183DE3" w:rsidRPr="001A094C" w:rsidRDefault="00183DE3" w:rsidP="00DD398C">
      <w:pPr>
        <w:spacing w:line="360" w:lineRule="auto"/>
        <w:jc w:val="both"/>
        <w:rPr>
          <w:rFonts w:ascii="Times New Roman" w:hAnsi="Times New Roman" w:cs="Times New Roman"/>
          <w:bCs/>
          <w:color w:val="000000" w:themeColor="text1"/>
          <w:sz w:val="28"/>
          <w:szCs w:val="28"/>
        </w:rPr>
      </w:pPr>
    </w:p>
    <w:tbl>
      <w:tblPr>
        <w:tblpPr w:leftFromText="141" w:rightFromText="141" w:vertAnchor="text" w:horzAnchor="margin" w:tblpY="4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83DE3" w:rsidRPr="00815A4C" w14:paraId="1DF6BE1D" w14:textId="77777777" w:rsidTr="00183DE3">
        <w:tc>
          <w:tcPr>
            <w:tcW w:w="2880" w:type="dxa"/>
            <w:hideMark/>
          </w:tcPr>
          <w:p w14:paraId="0F1376CC"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lastRenderedPageBreak/>
              <w:t>Attribut</w:t>
            </w:r>
          </w:p>
        </w:tc>
        <w:tc>
          <w:tcPr>
            <w:tcW w:w="2880" w:type="dxa"/>
            <w:hideMark/>
          </w:tcPr>
          <w:p w14:paraId="78C1277A"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t>Type</w:t>
            </w:r>
          </w:p>
        </w:tc>
        <w:tc>
          <w:tcPr>
            <w:tcW w:w="2880" w:type="dxa"/>
            <w:hideMark/>
          </w:tcPr>
          <w:p w14:paraId="25147C71"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t>Description</w:t>
            </w:r>
          </w:p>
        </w:tc>
      </w:tr>
      <w:tr w:rsidR="00183DE3" w:rsidRPr="00815A4C" w14:paraId="760018A9" w14:textId="77777777" w:rsidTr="00183DE3">
        <w:tc>
          <w:tcPr>
            <w:tcW w:w="2880" w:type="dxa"/>
            <w:hideMark/>
          </w:tcPr>
          <w:p w14:paraId="1DE827D1"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proofErr w:type="gramStart"/>
            <w:r w:rsidRPr="00815A4C">
              <w:rPr>
                <w:rFonts w:ascii="Times New Roman" w:hAnsi="Times New Roman" w:cs="Times New Roman"/>
                <w:bCs/>
                <w:color w:val="000000" w:themeColor="text1"/>
                <w:sz w:val="28"/>
                <w:szCs w:val="28"/>
              </w:rPr>
              <w:t>id</w:t>
            </w:r>
            <w:proofErr w:type="gramEnd"/>
            <w:r w:rsidRPr="00815A4C">
              <w:rPr>
                <w:rFonts w:ascii="Times New Roman" w:hAnsi="Times New Roman" w:cs="Times New Roman"/>
                <w:bCs/>
                <w:color w:val="000000" w:themeColor="text1"/>
                <w:sz w:val="28"/>
                <w:szCs w:val="28"/>
              </w:rPr>
              <w:t xml:space="preserve"> (PK)</w:t>
            </w:r>
          </w:p>
        </w:tc>
        <w:tc>
          <w:tcPr>
            <w:tcW w:w="2880" w:type="dxa"/>
            <w:hideMark/>
          </w:tcPr>
          <w:p w14:paraId="6E4C4920"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t>Int</w:t>
            </w:r>
          </w:p>
        </w:tc>
        <w:tc>
          <w:tcPr>
            <w:tcW w:w="2880" w:type="dxa"/>
            <w:hideMark/>
          </w:tcPr>
          <w:p w14:paraId="7F9E4669"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t>Identifiant unique du département</w:t>
            </w:r>
          </w:p>
        </w:tc>
      </w:tr>
      <w:tr w:rsidR="00183DE3" w:rsidRPr="00815A4C" w14:paraId="2C6FBF3E" w14:textId="77777777" w:rsidTr="00183DE3">
        <w:tc>
          <w:tcPr>
            <w:tcW w:w="2880" w:type="dxa"/>
            <w:hideMark/>
          </w:tcPr>
          <w:p w14:paraId="7CBF0899"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t>Titre</w:t>
            </w:r>
          </w:p>
        </w:tc>
        <w:tc>
          <w:tcPr>
            <w:tcW w:w="2880" w:type="dxa"/>
            <w:hideMark/>
          </w:tcPr>
          <w:p w14:paraId="47B9C380"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t>String</w:t>
            </w:r>
          </w:p>
        </w:tc>
        <w:tc>
          <w:tcPr>
            <w:tcW w:w="2880" w:type="dxa"/>
            <w:hideMark/>
          </w:tcPr>
          <w:p w14:paraId="3C8DF153"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t>Titre officiel du département</w:t>
            </w:r>
          </w:p>
        </w:tc>
      </w:tr>
      <w:tr w:rsidR="00183DE3" w:rsidRPr="00815A4C" w14:paraId="60B85617" w14:textId="77777777" w:rsidTr="00183DE3">
        <w:tc>
          <w:tcPr>
            <w:tcW w:w="2880" w:type="dxa"/>
            <w:hideMark/>
          </w:tcPr>
          <w:p w14:paraId="560868F1"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t>Nom</w:t>
            </w:r>
          </w:p>
        </w:tc>
        <w:tc>
          <w:tcPr>
            <w:tcW w:w="2880" w:type="dxa"/>
            <w:hideMark/>
          </w:tcPr>
          <w:p w14:paraId="1BAEC0F7"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t>String</w:t>
            </w:r>
          </w:p>
        </w:tc>
        <w:tc>
          <w:tcPr>
            <w:tcW w:w="2880" w:type="dxa"/>
            <w:hideMark/>
          </w:tcPr>
          <w:p w14:paraId="1A2D8E49" w14:textId="77777777" w:rsidR="00183DE3" w:rsidRPr="00815A4C" w:rsidRDefault="00183DE3" w:rsidP="00183DE3">
            <w:pPr>
              <w:spacing w:line="360" w:lineRule="auto"/>
              <w:jc w:val="both"/>
              <w:rPr>
                <w:rFonts w:ascii="Times New Roman" w:hAnsi="Times New Roman" w:cs="Times New Roman"/>
                <w:bCs/>
                <w:color w:val="000000" w:themeColor="text1"/>
                <w:sz w:val="28"/>
                <w:szCs w:val="28"/>
              </w:rPr>
            </w:pPr>
            <w:r w:rsidRPr="00815A4C">
              <w:rPr>
                <w:rFonts w:ascii="Times New Roman" w:hAnsi="Times New Roman" w:cs="Times New Roman"/>
                <w:bCs/>
                <w:color w:val="000000" w:themeColor="text1"/>
                <w:sz w:val="28"/>
                <w:szCs w:val="28"/>
              </w:rPr>
              <w:t>Nom du département</w:t>
            </w:r>
          </w:p>
        </w:tc>
      </w:tr>
    </w:tbl>
    <w:p w14:paraId="75645070" w14:textId="1ACBACD0" w:rsidR="00815A4C" w:rsidRPr="001A094C" w:rsidRDefault="00183DE3" w:rsidP="00815A4C">
      <w:pPr>
        <w:spacing w:line="360" w:lineRule="auto"/>
        <w:jc w:val="center"/>
        <w:rPr>
          <w:rFonts w:ascii="Times New Roman" w:hAnsi="Times New Roman" w:cs="Times New Roman"/>
          <w:bCs/>
          <w:color w:val="000000" w:themeColor="text1"/>
          <w:sz w:val="28"/>
          <w:szCs w:val="28"/>
        </w:rPr>
      </w:pPr>
      <w:r w:rsidRPr="001A094C">
        <w:rPr>
          <w:rFonts w:ascii="Times New Roman" w:hAnsi="Times New Roman" w:cs="Times New Roman"/>
          <w:sz w:val="28"/>
          <w:szCs w:val="28"/>
        </w:rPr>
        <w:t xml:space="preserve"> </w:t>
      </w:r>
      <w:r w:rsidR="00815A4C" w:rsidRPr="001A094C">
        <w:rPr>
          <w:rFonts w:ascii="Times New Roman" w:hAnsi="Times New Roman" w:cs="Times New Roman"/>
          <w:sz w:val="28"/>
          <w:szCs w:val="28"/>
        </w:rPr>
        <w:t xml:space="preserve">Tableau </w:t>
      </w:r>
      <w:r w:rsidR="008152ED">
        <w:rPr>
          <w:rFonts w:ascii="Times New Roman" w:hAnsi="Times New Roman" w:cs="Times New Roman"/>
          <w:sz w:val="28"/>
          <w:szCs w:val="28"/>
        </w:rPr>
        <w:t>3</w:t>
      </w:r>
      <w:r w:rsidR="00815A4C" w:rsidRPr="001A094C">
        <w:rPr>
          <w:rFonts w:ascii="Times New Roman" w:hAnsi="Times New Roman" w:cs="Times New Roman"/>
          <w:sz w:val="28"/>
          <w:szCs w:val="28"/>
        </w:rPr>
        <w:t xml:space="preserve">.5 : structure de la classe </w:t>
      </w:r>
      <w:proofErr w:type="spellStart"/>
      <w:r w:rsidR="00815A4C" w:rsidRPr="001A094C">
        <w:rPr>
          <w:rFonts w:ascii="Times New Roman" w:hAnsi="Times New Roman" w:cs="Times New Roman"/>
          <w:sz w:val="28"/>
          <w:szCs w:val="28"/>
        </w:rPr>
        <w:t>Departement</w:t>
      </w:r>
      <w:proofErr w:type="spellEnd"/>
      <w:r w:rsidR="00815A4C" w:rsidRPr="001A094C">
        <w:rPr>
          <w:rFonts w:ascii="Times New Roman" w:hAnsi="Times New Roman" w:cs="Times New Roman"/>
          <w:sz w:val="28"/>
          <w:szCs w:val="28"/>
        </w:rPr>
        <w:t xml:space="preserve"> </w:t>
      </w:r>
    </w:p>
    <w:p w14:paraId="1F2398B2" w14:textId="77777777" w:rsidR="00DD398C" w:rsidRPr="001A094C" w:rsidRDefault="00DD398C" w:rsidP="00DD398C">
      <w:pPr>
        <w:spacing w:line="360" w:lineRule="auto"/>
        <w:jc w:val="both"/>
        <w:rPr>
          <w:rFonts w:ascii="Times New Roman" w:hAnsi="Times New Roman" w:cs="Times New Roman"/>
          <w:bCs/>
          <w:color w:val="000000" w:themeColor="text1"/>
          <w:sz w:val="28"/>
          <w:szCs w:val="28"/>
        </w:rPr>
      </w:pPr>
    </w:p>
    <w:p w14:paraId="406C991C" w14:textId="77777777" w:rsidR="001D0493" w:rsidRPr="001A094C" w:rsidRDefault="002F4839" w:rsidP="00806246">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color w:val="000000" w:themeColor="text1"/>
          <w:sz w:val="28"/>
          <w:szCs w:val="28"/>
        </w:rPr>
        <w:t>Classe</w:t>
      </w:r>
      <w:r w:rsidRPr="001A094C">
        <w:rPr>
          <w:rFonts w:ascii="Times New Roman" w:hAnsi="Times New Roman" w:cs="Times New Roman"/>
          <w:b/>
          <w:color w:val="000000" w:themeColor="text1"/>
          <w:sz w:val="28"/>
          <w:szCs w:val="28"/>
        </w:rPr>
        <w:t xml:space="preserve"> Pole</w:t>
      </w:r>
    </w:p>
    <w:p w14:paraId="39F1A08E" w14:textId="473923E8" w:rsidR="00A4078E" w:rsidRPr="001A094C" w:rsidRDefault="00A4078E" w:rsidP="00A4078E">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Cette classe représente les pôles de chaque université. Un pôle regroupe plusieurs départements académiques selon des axes thématiques.</w:t>
      </w:r>
    </w:p>
    <w:tbl>
      <w:tblPr>
        <w:tblpPr w:leftFromText="141" w:rightFromText="141" w:vertAnchor="text" w:horzAnchor="margin" w:tblpY="4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CB7455" w:rsidRPr="00A4078E" w14:paraId="55C8A83B" w14:textId="77777777" w:rsidTr="00CB7455">
        <w:tc>
          <w:tcPr>
            <w:tcW w:w="2880" w:type="dxa"/>
            <w:hideMark/>
          </w:tcPr>
          <w:p w14:paraId="5B4E2636" w14:textId="77777777" w:rsidR="00CB7455" w:rsidRPr="00A4078E" w:rsidRDefault="00CB7455" w:rsidP="00CB7455">
            <w:pPr>
              <w:spacing w:line="360" w:lineRule="auto"/>
              <w:jc w:val="both"/>
              <w:rPr>
                <w:rFonts w:ascii="Times New Roman" w:hAnsi="Times New Roman" w:cs="Times New Roman"/>
                <w:bCs/>
                <w:color w:val="000000" w:themeColor="text1"/>
                <w:sz w:val="28"/>
                <w:szCs w:val="28"/>
              </w:rPr>
            </w:pPr>
            <w:r w:rsidRPr="00A4078E">
              <w:rPr>
                <w:rFonts w:ascii="Times New Roman" w:hAnsi="Times New Roman" w:cs="Times New Roman"/>
                <w:bCs/>
                <w:color w:val="000000" w:themeColor="text1"/>
                <w:sz w:val="28"/>
                <w:szCs w:val="28"/>
              </w:rPr>
              <w:t>Attribut</w:t>
            </w:r>
          </w:p>
        </w:tc>
        <w:tc>
          <w:tcPr>
            <w:tcW w:w="2880" w:type="dxa"/>
            <w:hideMark/>
          </w:tcPr>
          <w:p w14:paraId="601CD45C" w14:textId="77777777" w:rsidR="00CB7455" w:rsidRPr="00A4078E" w:rsidRDefault="00CB7455" w:rsidP="00CB7455">
            <w:pPr>
              <w:spacing w:line="360" w:lineRule="auto"/>
              <w:jc w:val="both"/>
              <w:rPr>
                <w:rFonts w:ascii="Times New Roman" w:hAnsi="Times New Roman" w:cs="Times New Roman"/>
                <w:bCs/>
                <w:color w:val="000000" w:themeColor="text1"/>
                <w:sz w:val="28"/>
                <w:szCs w:val="28"/>
              </w:rPr>
            </w:pPr>
            <w:r w:rsidRPr="00A4078E">
              <w:rPr>
                <w:rFonts w:ascii="Times New Roman" w:hAnsi="Times New Roman" w:cs="Times New Roman"/>
                <w:bCs/>
                <w:color w:val="000000" w:themeColor="text1"/>
                <w:sz w:val="28"/>
                <w:szCs w:val="28"/>
              </w:rPr>
              <w:t>Type</w:t>
            </w:r>
          </w:p>
        </w:tc>
        <w:tc>
          <w:tcPr>
            <w:tcW w:w="2880" w:type="dxa"/>
            <w:hideMark/>
          </w:tcPr>
          <w:p w14:paraId="4D0BB918" w14:textId="77777777" w:rsidR="00CB7455" w:rsidRPr="00A4078E" w:rsidRDefault="00CB7455" w:rsidP="00CB7455">
            <w:pPr>
              <w:spacing w:line="360" w:lineRule="auto"/>
              <w:jc w:val="both"/>
              <w:rPr>
                <w:rFonts w:ascii="Times New Roman" w:hAnsi="Times New Roman" w:cs="Times New Roman"/>
                <w:bCs/>
                <w:color w:val="000000" w:themeColor="text1"/>
                <w:sz w:val="28"/>
                <w:szCs w:val="28"/>
              </w:rPr>
            </w:pPr>
            <w:r w:rsidRPr="00A4078E">
              <w:rPr>
                <w:rFonts w:ascii="Times New Roman" w:hAnsi="Times New Roman" w:cs="Times New Roman"/>
                <w:bCs/>
                <w:color w:val="000000" w:themeColor="text1"/>
                <w:sz w:val="28"/>
                <w:szCs w:val="28"/>
              </w:rPr>
              <w:t>Description</w:t>
            </w:r>
          </w:p>
        </w:tc>
      </w:tr>
      <w:tr w:rsidR="00CB7455" w:rsidRPr="00A4078E" w14:paraId="419735C4" w14:textId="77777777" w:rsidTr="00CB7455">
        <w:tc>
          <w:tcPr>
            <w:tcW w:w="2880" w:type="dxa"/>
            <w:hideMark/>
          </w:tcPr>
          <w:p w14:paraId="0DEAC976" w14:textId="77777777" w:rsidR="00CB7455" w:rsidRPr="00A4078E" w:rsidRDefault="00CB7455" w:rsidP="00CB7455">
            <w:pPr>
              <w:spacing w:line="360" w:lineRule="auto"/>
              <w:jc w:val="both"/>
              <w:rPr>
                <w:rFonts w:ascii="Times New Roman" w:hAnsi="Times New Roman" w:cs="Times New Roman"/>
                <w:bCs/>
                <w:color w:val="000000" w:themeColor="text1"/>
                <w:sz w:val="28"/>
                <w:szCs w:val="28"/>
              </w:rPr>
            </w:pPr>
            <w:proofErr w:type="gramStart"/>
            <w:r w:rsidRPr="00A4078E">
              <w:rPr>
                <w:rFonts w:ascii="Times New Roman" w:hAnsi="Times New Roman" w:cs="Times New Roman"/>
                <w:bCs/>
                <w:color w:val="000000" w:themeColor="text1"/>
                <w:sz w:val="28"/>
                <w:szCs w:val="28"/>
              </w:rPr>
              <w:t>id</w:t>
            </w:r>
            <w:proofErr w:type="gramEnd"/>
            <w:r w:rsidRPr="00A4078E">
              <w:rPr>
                <w:rFonts w:ascii="Times New Roman" w:hAnsi="Times New Roman" w:cs="Times New Roman"/>
                <w:bCs/>
                <w:color w:val="000000" w:themeColor="text1"/>
                <w:sz w:val="28"/>
                <w:szCs w:val="28"/>
              </w:rPr>
              <w:t xml:space="preserve"> (PK)</w:t>
            </w:r>
          </w:p>
        </w:tc>
        <w:tc>
          <w:tcPr>
            <w:tcW w:w="2880" w:type="dxa"/>
            <w:hideMark/>
          </w:tcPr>
          <w:p w14:paraId="033F682C" w14:textId="77777777" w:rsidR="00CB7455" w:rsidRPr="00A4078E" w:rsidRDefault="00CB7455" w:rsidP="00CB7455">
            <w:pPr>
              <w:spacing w:line="360" w:lineRule="auto"/>
              <w:jc w:val="both"/>
              <w:rPr>
                <w:rFonts w:ascii="Times New Roman" w:hAnsi="Times New Roman" w:cs="Times New Roman"/>
                <w:bCs/>
                <w:color w:val="000000" w:themeColor="text1"/>
                <w:sz w:val="28"/>
                <w:szCs w:val="28"/>
              </w:rPr>
            </w:pPr>
            <w:r w:rsidRPr="00A4078E">
              <w:rPr>
                <w:rFonts w:ascii="Times New Roman" w:hAnsi="Times New Roman" w:cs="Times New Roman"/>
                <w:bCs/>
                <w:color w:val="000000" w:themeColor="text1"/>
                <w:sz w:val="28"/>
                <w:szCs w:val="28"/>
              </w:rPr>
              <w:t>Int</w:t>
            </w:r>
          </w:p>
        </w:tc>
        <w:tc>
          <w:tcPr>
            <w:tcW w:w="2880" w:type="dxa"/>
            <w:hideMark/>
          </w:tcPr>
          <w:p w14:paraId="328C0B38" w14:textId="77777777" w:rsidR="00CB7455" w:rsidRPr="00A4078E" w:rsidRDefault="00CB7455" w:rsidP="00CB7455">
            <w:pPr>
              <w:spacing w:line="360" w:lineRule="auto"/>
              <w:jc w:val="both"/>
              <w:rPr>
                <w:rFonts w:ascii="Times New Roman" w:hAnsi="Times New Roman" w:cs="Times New Roman"/>
                <w:bCs/>
                <w:color w:val="000000" w:themeColor="text1"/>
                <w:sz w:val="28"/>
                <w:szCs w:val="28"/>
              </w:rPr>
            </w:pPr>
            <w:r w:rsidRPr="00A4078E">
              <w:rPr>
                <w:rFonts w:ascii="Times New Roman" w:hAnsi="Times New Roman" w:cs="Times New Roman"/>
                <w:bCs/>
                <w:color w:val="000000" w:themeColor="text1"/>
                <w:sz w:val="28"/>
                <w:szCs w:val="28"/>
              </w:rPr>
              <w:t>Identifiant unique du pôle</w:t>
            </w:r>
          </w:p>
        </w:tc>
      </w:tr>
      <w:tr w:rsidR="00CB7455" w:rsidRPr="00A4078E" w14:paraId="101C0FCA" w14:textId="77777777" w:rsidTr="00CB7455">
        <w:tc>
          <w:tcPr>
            <w:tcW w:w="2880" w:type="dxa"/>
            <w:hideMark/>
          </w:tcPr>
          <w:p w14:paraId="60F6898D" w14:textId="77777777" w:rsidR="00CB7455" w:rsidRPr="00A4078E" w:rsidRDefault="00CB7455" w:rsidP="00CB7455">
            <w:pPr>
              <w:spacing w:line="360" w:lineRule="auto"/>
              <w:jc w:val="both"/>
              <w:rPr>
                <w:rFonts w:ascii="Times New Roman" w:hAnsi="Times New Roman" w:cs="Times New Roman"/>
                <w:bCs/>
                <w:color w:val="000000" w:themeColor="text1"/>
                <w:sz w:val="28"/>
                <w:szCs w:val="28"/>
              </w:rPr>
            </w:pPr>
            <w:r w:rsidRPr="00A4078E">
              <w:rPr>
                <w:rFonts w:ascii="Times New Roman" w:hAnsi="Times New Roman" w:cs="Times New Roman"/>
                <w:bCs/>
                <w:color w:val="000000" w:themeColor="text1"/>
                <w:sz w:val="28"/>
                <w:szCs w:val="28"/>
              </w:rPr>
              <w:t>Nom</w:t>
            </w:r>
          </w:p>
        </w:tc>
        <w:tc>
          <w:tcPr>
            <w:tcW w:w="2880" w:type="dxa"/>
            <w:hideMark/>
          </w:tcPr>
          <w:p w14:paraId="6D07CEE5" w14:textId="77777777" w:rsidR="00CB7455" w:rsidRPr="00A4078E" w:rsidRDefault="00CB7455" w:rsidP="00CB7455">
            <w:pPr>
              <w:spacing w:line="360" w:lineRule="auto"/>
              <w:jc w:val="both"/>
              <w:rPr>
                <w:rFonts w:ascii="Times New Roman" w:hAnsi="Times New Roman" w:cs="Times New Roman"/>
                <w:bCs/>
                <w:color w:val="000000" w:themeColor="text1"/>
                <w:sz w:val="28"/>
                <w:szCs w:val="28"/>
              </w:rPr>
            </w:pPr>
            <w:r w:rsidRPr="00A4078E">
              <w:rPr>
                <w:rFonts w:ascii="Times New Roman" w:hAnsi="Times New Roman" w:cs="Times New Roman"/>
                <w:bCs/>
                <w:color w:val="000000" w:themeColor="text1"/>
                <w:sz w:val="28"/>
                <w:szCs w:val="28"/>
              </w:rPr>
              <w:t>String</w:t>
            </w:r>
          </w:p>
        </w:tc>
        <w:tc>
          <w:tcPr>
            <w:tcW w:w="2880" w:type="dxa"/>
            <w:hideMark/>
          </w:tcPr>
          <w:p w14:paraId="5F991DE0" w14:textId="77777777" w:rsidR="00CB7455" w:rsidRPr="00A4078E" w:rsidRDefault="00CB7455" w:rsidP="00CB7455">
            <w:pPr>
              <w:spacing w:line="360" w:lineRule="auto"/>
              <w:jc w:val="both"/>
              <w:rPr>
                <w:rFonts w:ascii="Times New Roman" w:hAnsi="Times New Roman" w:cs="Times New Roman"/>
                <w:bCs/>
                <w:color w:val="000000" w:themeColor="text1"/>
                <w:sz w:val="28"/>
                <w:szCs w:val="28"/>
              </w:rPr>
            </w:pPr>
            <w:r w:rsidRPr="00A4078E">
              <w:rPr>
                <w:rFonts w:ascii="Times New Roman" w:hAnsi="Times New Roman" w:cs="Times New Roman"/>
                <w:bCs/>
                <w:color w:val="000000" w:themeColor="text1"/>
                <w:sz w:val="28"/>
                <w:szCs w:val="28"/>
              </w:rPr>
              <w:t>Nom du pôle académique</w:t>
            </w:r>
          </w:p>
        </w:tc>
      </w:tr>
    </w:tbl>
    <w:p w14:paraId="42F00A2B" w14:textId="1F968410" w:rsidR="00A4078E" w:rsidRPr="001A094C" w:rsidRDefault="00CB7455" w:rsidP="00A4078E">
      <w:pPr>
        <w:spacing w:line="360" w:lineRule="auto"/>
        <w:jc w:val="center"/>
        <w:rPr>
          <w:rFonts w:ascii="Times New Roman" w:hAnsi="Times New Roman" w:cs="Times New Roman"/>
          <w:bCs/>
          <w:color w:val="000000" w:themeColor="text1"/>
          <w:sz w:val="28"/>
          <w:szCs w:val="28"/>
        </w:rPr>
      </w:pPr>
      <w:r w:rsidRPr="001A094C">
        <w:rPr>
          <w:rFonts w:ascii="Times New Roman" w:hAnsi="Times New Roman" w:cs="Times New Roman"/>
          <w:sz w:val="28"/>
          <w:szCs w:val="28"/>
        </w:rPr>
        <w:t xml:space="preserve"> </w:t>
      </w:r>
      <w:r w:rsidR="00A4078E" w:rsidRPr="001A094C">
        <w:rPr>
          <w:rFonts w:ascii="Times New Roman" w:hAnsi="Times New Roman" w:cs="Times New Roman"/>
          <w:sz w:val="28"/>
          <w:szCs w:val="28"/>
        </w:rPr>
        <w:t xml:space="preserve">Tableau </w:t>
      </w:r>
      <w:r w:rsidR="008152ED">
        <w:rPr>
          <w:rFonts w:ascii="Times New Roman" w:hAnsi="Times New Roman" w:cs="Times New Roman"/>
          <w:sz w:val="28"/>
          <w:szCs w:val="28"/>
        </w:rPr>
        <w:t>3</w:t>
      </w:r>
      <w:r w:rsidR="00A4078E" w:rsidRPr="001A094C">
        <w:rPr>
          <w:rFonts w:ascii="Times New Roman" w:hAnsi="Times New Roman" w:cs="Times New Roman"/>
          <w:sz w:val="28"/>
          <w:szCs w:val="28"/>
        </w:rPr>
        <w:t xml:space="preserve">.6 : structure de la classe Pole </w:t>
      </w:r>
    </w:p>
    <w:p w14:paraId="57F41AE7" w14:textId="77777777" w:rsidR="00A4078E" w:rsidRPr="001A094C" w:rsidRDefault="00A4078E" w:rsidP="00A4078E">
      <w:pPr>
        <w:spacing w:line="360" w:lineRule="auto"/>
        <w:jc w:val="both"/>
        <w:rPr>
          <w:rFonts w:ascii="Times New Roman" w:hAnsi="Times New Roman" w:cs="Times New Roman"/>
          <w:bCs/>
          <w:color w:val="000000" w:themeColor="text1"/>
          <w:sz w:val="28"/>
          <w:szCs w:val="28"/>
        </w:rPr>
      </w:pPr>
    </w:p>
    <w:p w14:paraId="01EFE84E" w14:textId="77777777" w:rsidR="001D0493" w:rsidRPr="001A094C" w:rsidRDefault="002F4839" w:rsidP="00806246">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color w:val="000000" w:themeColor="text1"/>
          <w:sz w:val="28"/>
          <w:szCs w:val="28"/>
        </w:rPr>
        <w:t>Classe</w:t>
      </w:r>
      <w:r w:rsidRPr="001A094C">
        <w:rPr>
          <w:rFonts w:ascii="Times New Roman" w:hAnsi="Times New Roman" w:cs="Times New Roman"/>
          <w:b/>
          <w:color w:val="000000" w:themeColor="text1"/>
          <w:sz w:val="28"/>
          <w:szCs w:val="28"/>
        </w:rPr>
        <w:t xml:space="preserve"> Directeur</w:t>
      </w:r>
    </w:p>
    <w:p w14:paraId="67099BC2" w14:textId="5B01F6C7" w:rsidR="00846691" w:rsidRDefault="00C548E2" w:rsidP="00C548E2">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Personne encadrant la thèse. Cette classe </w:t>
      </w:r>
      <w:r w:rsidR="004E45B8" w:rsidRPr="001A094C">
        <w:rPr>
          <w:rFonts w:ascii="Times New Roman" w:hAnsi="Times New Roman" w:cs="Times New Roman"/>
          <w:bCs/>
          <w:color w:val="000000" w:themeColor="text1"/>
          <w:sz w:val="28"/>
          <w:szCs w:val="28"/>
        </w:rPr>
        <w:t>va</w:t>
      </w:r>
      <w:r w:rsidRPr="001A094C">
        <w:rPr>
          <w:rFonts w:ascii="Times New Roman" w:hAnsi="Times New Roman" w:cs="Times New Roman"/>
          <w:bCs/>
          <w:color w:val="000000" w:themeColor="text1"/>
          <w:sz w:val="28"/>
          <w:szCs w:val="28"/>
        </w:rPr>
        <w:t xml:space="preserve"> contenir les informations personnelles et</w:t>
      </w:r>
      <w:r w:rsidR="00B15C33" w:rsidRPr="001A094C">
        <w:rPr>
          <w:rFonts w:ascii="Times New Roman" w:hAnsi="Times New Roman" w:cs="Times New Roman"/>
          <w:bCs/>
          <w:color w:val="000000" w:themeColor="text1"/>
          <w:sz w:val="28"/>
          <w:szCs w:val="28"/>
        </w:rPr>
        <w:t xml:space="preserve"> d’authentification </w:t>
      </w:r>
      <w:r w:rsidRPr="001A094C">
        <w:rPr>
          <w:rFonts w:ascii="Times New Roman" w:hAnsi="Times New Roman" w:cs="Times New Roman"/>
          <w:bCs/>
          <w:color w:val="000000" w:themeColor="text1"/>
          <w:sz w:val="28"/>
          <w:szCs w:val="28"/>
        </w:rPr>
        <w:t>d’un directeur.</w:t>
      </w:r>
    </w:p>
    <w:p w14:paraId="756503FC" w14:textId="5C9B05A0" w:rsidR="00CB7455" w:rsidRDefault="00CB7455" w:rsidP="00C548E2">
      <w:pPr>
        <w:spacing w:line="360" w:lineRule="auto"/>
        <w:jc w:val="both"/>
        <w:rPr>
          <w:rFonts w:ascii="Times New Roman" w:hAnsi="Times New Roman" w:cs="Times New Roman"/>
          <w:bCs/>
          <w:color w:val="000000" w:themeColor="text1"/>
          <w:sz w:val="28"/>
          <w:szCs w:val="28"/>
        </w:rPr>
      </w:pPr>
    </w:p>
    <w:p w14:paraId="4233AD95" w14:textId="413E24D3" w:rsidR="00CB7455" w:rsidRDefault="00CB7455" w:rsidP="00C548E2">
      <w:pPr>
        <w:spacing w:line="360" w:lineRule="auto"/>
        <w:jc w:val="both"/>
        <w:rPr>
          <w:rFonts w:ascii="Times New Roman" w:hAnsi="Times New Roman" w:cs="Times New Roman"/>
          <w:bCs/>
          <w:color w:val="000000" w:themeColor="text1"/>
          <w:sz w:val="28"/>
          <w:szCs w:val="28"/>
        </w:rPr>
      </w:pPr>
    </w:p>
    <w:p w14:paraId="081797E2" w14:textId="77777777" w:rsidR="00CB7455" w:rsidRPr="001A094C" w:rsidRDefault="00CB7455" w:rsidP="00C548E2">
      <w:pPr>
        <w:spacing w:line="360" w:lineRule="auto"/>
        <w:jc w:val="both"/>
        <w:rPr>
          <w:rFonts w:ascii="Times New Roman" w:hAnsi="Times New Roman" w:cs="Times New Roman"/>
          <w:bCs/>
          <w:color w:val="000000" w:themeColor="text1"/>
          <w:sz w:val="28"/>
          <w:szCs w:val="28"/>
        </w:rPr>
      </w:pPr>
    </w:p>
    <w:tbl>
      <w:tblPr>
        <w:tblpPr w:leftFromText="141" w:rightFromText="141" w:vertAnchor="text" w:horzAnchor="margin" w:tblpY="4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CB7455" w:rsidRPr="00846691" w14:paraId="6F4B9F8F" w14:textId="77777777" w:rsidTr="00CB7455">
        <w:tc>
          <w:tcPr>
            <w:tcW w:w="2880" w:type="dxa"/>
            <w:hideMark/>
          </w:tcPr>
          <w:p w14:paraId="04C7C5E5"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lastRenderedPageBreak/>
              <w:t>Attribut</w:t>
            </w:r>
          </w:p>
        </w:tc>
        <w:tc>
          <w:tcPr>
            <w:tcW w:w="2880" w:type="dxa"/>
            <w:hideMark/>
          </w:tcPr>
          <w:p w14:paraId="7EFF839B"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Type</w:t>
            </w:r>
          </w:p>
        </w:tc>
        <w:tc>
          <w:tcPr>
            <w:tcW w:w="2880" w:type="dxa"/>
            <w:hideMark/>
          </w:tcPr>
          <w:p w14:paraId="2B68D1F6"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Description</w:t>
            </w:r>
          </w:p>
        </w:tc>
      </w:tr>
      <w:tr w:rsidR="00CB7455" w:rsidRPr="00846691" w14:paraId="6A528816" w14:textId="77777777" w:rsidTr="00CB7455">
        <w:tc>
          <w:tcPr>
            <w:tcW w:w="2880" w:type="dxa"/>
            <w:hideMark/>
          </w:tcPr>
          <w:p w14:paraId="43351EF2"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id (PK)</w:t>
            </w:r>
          </w:p>
        </w:tc>
        <w:tc>
          <w:tcPr>
            <w:tcW w:w="2880" w:type="dxa"/>
            <w:hideMark/>
          </w:tcPr>
          <w:p w14:paraId="67F0F644"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Int</w:t>
            </w:r>
          </w:p>
        </w:tc>
        <w:tc>
          <w:tcPr>
            <w:tcW w:w="2880" w:type="dxa"/>
            <w:hideMark/>
          </w:tcPr>
          <w:p w14:paraId="22246C11"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Identifiant unique du directeur</w:t>
            </w:r>
          </w:p>
        </w:tc>
      </w:tr>
      <w:tr w:rsidR="00CB7455" w:rsidRPr="00846691" w14:paraId="5A19FA29" w14:textId="77777777" w:rsidTr="00CB7455">
        <w:tc>
          <w:tcPr>
            <w:tcW w:w="2880" w:type="dxa"/>
            <w:hideMark/>
          </w:tcPr>
          <w:p w14:paraId="7B3BB1DE"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Nom</w:t>
            </w:r>
          </w:p>
        </w:tc>
        <w:tc>
          <w:tcPr>
            <w:tcW w:w="2880" w:type="dxa"/>
            <w:hideMark/>
          </w:tcPr>
          <w:p w14:paraId="3C2397D8" w14:textId="0631EDAC"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String</w:t>
            </w:r>
          </w:p>
        </w:tc>
        <w:tc>
          <w:tcPr>
            <w:tcW w:w="2880" w:type="dxa"/>
            <w:hideMark/>
          </w:tcPr>
          <w:p w14:paraId="3C851F99"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Nom du directeur</w:t>
            </w:r>
          </w:p>
        </w:tc>
      </w:tr>
      <w:tr w:rsidR="00CB7455" w:rsidRPr="00846691" w14:paraId="2EF1B5CD" w14:textId="77777777" w:rsidTr="00CB7455">
        <w:tc>
          <w:tcPr>
            <w:tcW w:w="2880" w:type="dxa"/>
            <w:hideMark/>
          </w:tcPr>
          <w:p w14:paraId="319EDEF9" w14:textId="04B4C50D" w:rsidR="00CB7455" w:rsidRPr="00846691" w:rsidRDefault="006E2E76" w:rsidP="00CB7455">
            <w:pPr>
              <w:spacing w:line="360" w:lineRule="auto"/>
              <w:jc w:val="both"/>
              <w:rPr>
                <w:rFonts w:ascii="Times New Roman" w:hAnsi="Times New Roman" w:cs="Times New Roman"/>
                <w:bCs/>
                <w:color w:val="000000" w:themeColor="text1"/>
                <w:sz w:val="28"/>
                <w:szCs w:val="28"/>
              </w:rPr>
            </w:pPr>
            <w:proofErr w:type="spellStart"/>
            <w:r w:rsidRPr="00846691">
              <w:rPr>
                <w:rFonts w:ascii="Times New Roman" w:hAnsi="Times New Roman" w:cs="Times New Roman"/>
                <w:bCs/>
                <w:color w:val="000000" w:themeColor="text1"/>
                <w:sz w:val="28"/>
                <w:szCs w:val="28"/>
              </w:rPr>
              <w:t>P</w:t>
            </w:r>
            <w:r w:rsidR="00CB7455" w:rsidRPr="00846691">
              <w:rPr>
                <w:rFonts w:ascii="Times New Roman" w:hAnsi="Times New Roman" w:cs="Times New Roman"/>
                <w:bCs/>
                <w:color w:val="000000" w:themeColor="text1"/>
                <w:sz w:val="28"/>
                <w:szCs w:val="28"/>
              </w:rPr>
              <w:t>renom</w:t>
            </w:r>
            <w:proofErr w:type="spellEnd"/>
          </w:p>
        </w:tc>
        <w:tc>
          <w:tcPr>
            <w:tcW w:w="2880" w:type="dxa"/>
            <w:hideMark/>
          </w:tcPr>
          <w:p w14:paraId="36DCB566" w14:textId="179A2425"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String</w:t>
            </w:r>
          </w:p>
        </w:tc>
        <w:tc>
          <w:tcPr>
            <w:tcW w:w="2880" w:type="dxa"/>
            <w:hideMark/>
          </w:tcPr>
          <w:p w14:paraId="4C27D3B5"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Prénom du directeur</w:t>
            </w:r>
          </w:p>
        </w:tc>
      </w:tr>
      <w:tr w:rsidR="00CB7455" w:rsidRPr="00846691" w14:paraId="1E03A838" w14:textId="77777777" w:rsidTr="00CB7455">
        <w:tc>
          <w:tcPr>
            <w:tcW w:w="2880" w:type="dxa"/>
            <w:hideMark/>
          </w:tcPr>
          <w:p w14:paraId="09D8344C"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Mail</w:t>
            </w:r>
          </w:p>
        </w:tc>
        <w:tc>
          <w:tcPr>
            <w:tcW w:w="2880" w:type="dxa"/>
            <w:hideMark/>
          </w:tcPr>
          <w:p w14:paraId="465AEB46"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String</w:t>
            </w:r>
          </w:p>
        </w:tc>
        <w:tc>
          <w:tcPr>
            <w:tcW w:w="2880" w:type="dxa"/>
            <w:hideMark/>
          </w:tcPr>
          <w:p w14:paraId="2900C7F4"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Adresse email du directeur</w:t>
            </w:r>
          </w:p>
        </w:tc>
      </w:tr>
      <w:tr w:rsidR="00CB7455" w:rsidRPr="00846691" w14:paraId="7F0B0CCD" w14:textId="77777777" w:rsidTr="00CB7455">
        <w:tc>
          <w:tcPr>
            <w:tcW w:w="2880" w:type="dxa"/>
            <w:hideMark/>
          </w:tcPr>
          <w:p w14:paraId="0D593840"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Grade</w:t>
            </w:r>
          </w:p>
        </w:tc>
        <w:tc>
          <w:tcPr>
            <w:tcW w:w="2880" w:type="dxa"/>
            <w:hideMark/>
          </w:tcPr>
          <w:p w14:paraId="32CFA2CD"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String</w:t>
            </w:r>
          </w:p>
        </w:tc>
        <w:tc>
          <w:tcPr>
            <w:tcW w:w="2880" w:type="dxa"/>
            <w:hideMark/>
          </w:tcPr>
          <w:p w14:paraId="62A56B1C"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Grade académique</w:t>
            </w:r>
          </w:p>
        </w:tc>
      </w:tr>
      <w:tr w:rsidR="00CB7455" w:rsidRPr="00846691" w14:paraId="024E3675" w14:textId="77777777" w:rsidTr="00CB7455">
        <w:tc>
          <w:tcPr>
            <w:tcW w:w="2880" w:type="dxa"/>
            <w:hideMark/>
          </w:tcPr>
          <w:p w14:paraId="65F7096F"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proofErr w:type="spellStart"/>
            <w:r w:rsidRPr="00846691">
              <w:rPr>
                <w:rFonts w:ascii="Times New Roman" w:hAnsi="Times New Roman" w:cs="Times New Roman"/>
                <w:bCs/>
                <w:color w:val="000000" w:themeColor="text1"/>
                <w:sz w:val="28"/>
                <w:szCs w:val="28"/>
              </w:rPr>
              <w:t>mot_passe</w:t>
            </w:r>
            <w:proofErr w:type="spellEnd"/>
          </w:p>
        </w:tc>
        <w:tc>
          <w:tcPr>
            <w:tcW w:w="2880" w:type="dxa"/>
            <w:hideMark/>
          </w:tcPr>
          <w:p w14:paraId="5131D5FE"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String</w:t>
            </w:r>
          </w:p>
        </w:tc>
        <w:tc>
          <w:tcPr>
            <w:tcW w:w="2880" w:type="dxa"/>
            <w:hideMark/>
          </w:tcPr>
          <w:p w14:paraId="7FEB55F9" w14:textId="77777777" w:rsidR="00CB7455" w:rsidRPr="00846691" w:rsidRDefault="00CB7455" w:rsidP="00CB7455">
            <w:pPr>
              <w:spacing w:line="360" w:lineRule="auto"/>
              <w:jc w:val="both"/>
              <w:rPr>
                <w:rFonts w:ascii="Times New Roman" w:hAnsi="Times New Roman" w:cs="Times New Roman"/>
                <w:bCs/>
                <w:color w:val="000000" w:themeColor="text1"/>
                <w:sz w:val="28"/>
                <w:szCs w:val="28"/>
              </w:rPr>
            </w:pPr>
            <w:r w:rsidRPr="00846691">
              <w:rPr>
                <w:rFonts w:ascii="Times New Roman" w:hAnsi="Times New Roman" w:cs="Times New Roman"/>
                <w:bCs/>
                <w:color w:val="000000" w:themeColor="text1"/>
                <w:sz w:val="28"/>
                <w:szCs w:val="28"/>
              </w:rPr>
              <w:t>Mot de passe crypté</w:t>
            </w:r>
          </w:p>
        </w:tc>
      </w:tr>
    </w:tbl>
    <w:p w14:paraId="59D6103D" w14:textId="78689B7F" w:rsidR="00846691" w:rsidRPr="001A094C" w:rsidRDefault="00CB7455" w:rsidP="00846691">
      <w:pPr>
        <w:spacing w:line="360" w:lineRule="auto"/>
        <w:jc w:val="center"/>
        <w:rPr>
          <w:rFonts w:ascii="Times New Roman" w:hAnsi="Times New Roman" w:cs="Times New Roman"/>
          <w:bCs/>
          <w:color w:val="000000" w:themeColor="text1"/>
          <w:sz w:val="28"/>
          <w:szCs w:val="28"/>
        </w:rPr>
      </w:pPr>
      <w:r w:rsidRPr="001A094C">
        <w:rPr>
          <w:rFonts w:ascii="Times New Roman" w:hAnsi="Times New Roman" w:cs="Times New Roman"/>
          <w:sz w:val="28"/>
          <w:szCs w:val="28"/>
        </w:rPr>
        <w:t xml:space="preserve"> </w:t>
      </w:r>
      <w:r w:rsidR="00846691" w:rsidRPr="001A094C">
        <w:rPr>
          <w:rFonts w:ascii="Times New Roman" w:hAnsi="Times New Roman" w:cs="Times New Roman"/>
          <w:sz w:val="28"/>
          <w:szCs w:val="28"/>
        </w:rPr>
        <w:t xml:space="preserve">Tableau </w:t>
      </w:r>
      <w:r w:rsidR="008152ED">
        <w:rPr>
          <w:rFonts w:ascii="Times New Roman" w:hAnsi="Times New Roman" w:cs="Times New Roman"/>
          <w:sz w:val="28"/>
          <w:szCs w:val="28"/>
        </w:rPr>
        <w:t>3</w:t>
      </w:r>
      <w:r w:rsidR="00846691" w:rsidRPr="001A094C">
        <w:rPr>
          <w:rFonts w:ascii="Times New Roman" w:hAnsi="Times New Roman" w:cs="Times New Roman"/>
          <w:sz w:val="28"/>
          <w:szCs w:val="28"/>
        </w:rPr>
        <w:t>.</w:t>
      </w:r>
      <w:r w:rsidR="00806246" w:rsidRPr="001A094C">
        <w:rPr>
          <w:rFonts w:ascii="Times New Roman" w:hAnsi="Times New Roman" w:cs="Times New Roman"/>
          <w:sz w:val="28"/>
          <w:szCs w:val="28"/>
        </w:rPr>
        <w:t>7</w:t>
      </w:r>
      <w:r w:rsidR="00846691" w:rsidRPr="001A094C">
        <w:rPr>
          <w:rFonts w:ascii="Times New Roman" w:hAnsi="Times New Roman" w:cs="Times New Roman"/>
          <w:sz w:val="28"/>
          <w:szCs w:val="28"/>
        </w:rPr>
        <w:t xml:space="preserve"> : structure </w:t>
      </w:r>
      <w:r>
        <w:rPr>
          <w:rFonts w:ascii="Times New Roman" w:hAnsi="Times New Roman" w:cs="Times New Roman"/>
          <w:sz w:val="28"/>
          <w:szCs w:val="28"/>
        </w:rPr>
        <w:t>de la classe Directeur</w:t>
      </w:r>
    </w:p>
    <w:p w14:paraId="60FD462A" w14:textId="77777777" w:rsidR="00846691" w:rsidRPr="001A094C" w:rsidRDefault="00846691" w:rsidP="00C548E2">
      <w:pPr>
        <w:spacing w:line="360" w:lineRule="auto"/>
        <w:jc w:val="both"/>
        <w:rPr>
          <w:rFonts w:ascii="Times New Roman" w:hAnsi="Times New Roman" w:cs="Times New Roman"/>
          <w:bCs/>
          <w:color w:val="000000" w:themeColor="text1"/>
          <w:sz w:val="28"/>
          <w:szCs w:val="28"/>
        </w:rPr>
      </w:pPr>
    </w:p>
    <w:tbl>
      <w:tblPr>
        <w:tblpPr w:leftFromText="180" w:rightFromText="180" w:vertAnchor="text" w:horzAnchor="margin" w:tblpY="246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3307"/>
      </w:tblGrid>
      <w:tr w:rsidR="00CB7455" w:rsidRPr="00BD26E3" w14:paraId="160C5B2A" w14:textId="77777777" w:rsidTr="00CB7455">
        <w:trPr>
          <w:trHeight w:val="621"/>
        </w:trPr>
        <w:tc>
          <w:tcPr>
            <w:tcW w:w="2880" w:type="dxa"/>
            <w:hideMark/>
          </w:tcPr>
          <w:p w14:paraId="476BD8B9"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Attribut</w:t>
            </w:r>
          </w:p>
        </w:tc>
        <w:tc>
          <w:tcPr>
            <w:tcW w:w="2880" w:type="dxa"/>
            <w:hideMark/>
          </w:tcPr>
          <w:p w14:paraId="0F65FC10"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Type</w:t>
            </w:r>
          </w:p>
        </w:tc>
        <w:tc>
          <w:tcPr>
            <w:tcW w:w="3307" w:type="dxa"/>
            <w:hideMark/>
          </w:tcPr>
          <w:p w14:paraId="5683B6E5"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Description</w:t>
            </w:r>
          </w:p>
        </w:tc>
      </w:tr>
      <w:tr w:rsidR="00CB7455" w:rsidRPr="00BD26E3" w14:paraId="3ACC9D66" w14:textId="77777777" w:rsidTr="00CB7455">
        <w:trPr>
          <w:trHeight w:val="748"/>
        </w:trPr>
        <w:tc>
          <w:tcPr>
            <w:tcW w:w="2880" w:type="dxa"/>
            <w:hideMark/>
          </w:tcPr>
          <w:p w14:paraId="73122A47"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id (PK)</w:t>
            </w:r>
          </w:p>
        </w:tc>
        <w:tc>
          <w:tcPr>
            <w:tcW w:w="2880" w:type="dxa"/>
            <w:hideMark/>
          </w:tcPr>
          <w:p w14:paraId="1AECE5B3"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Int</w:t>
            </w:r>
          </w:p>
        </w:tc>
        <w:tc>
          <w:tcPr>
            <w:tcW w:w="3307" w:type="dxa"/>
            <w:hideMark/>
          </w:tcPr>
          <w:p w14:paraId="0D34B9E7" w14:textId="2140E424" w:rsidR="00CB7455" w:rsidRPr="00BD26E3" w:rsidRDefault="00CB7455" w:rsidP="00CB7455">
            <w:pPr>
              <w:spacing w:line="360" w:lineRule="auto"/>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Identifiant unique membre </w:t>
            </w:r>
          </w:p>
        </w:tc>
      </w:tr>
      <w:tr w:rsidR="00CB7455" w:rsidRPr="00BD26E3" w14:paraId="5562F083" w14:textId="77777777" w:rsidTr="00CB7455">
        <w:trPr>
          <w:trHeight w:val="621"/>
        </w:trPr>
        <w:tc>
          <w:tcPr>
            <w:tcW w:w="2880" w:type="dxa"/>
            <w:hideMark/>
          </w:tcPr>
          <w:p w14:paraId="56BF1AA9" w14:textId="2C866417" w:rsidR="00CB7455" w:rsidRPr="00BD26E3" w:rsidRDefault="006E2E76"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N</w:t>
            </w:r>
            <w:r w:rsidR="00CB7455" w:rsidRPr="00BD26E3">
              <w:rPr>
                <w:rFonts w:ascii="Times New Roman" w:hAnsi="Times New Roman" w:cs="Times New Roman"/>
                <w:bCs/>
                <w:color w:val="000000" w:themeColor="text1"/>
                <w:sz w:val="28"/>
                <w:szCs w:val="28"/>
              </w:rPr>
              <w:t>om</w:t>
            </w:r>
          </w:p>
        </w:tc>
        <w:tc>
          <w:tcPr>
            <w:tcW w:w="2880" w:type="dxa"/>
            <w:hideMark/>
          </w:tcPr>
          <w:p w14:paraId="7C6E9F9B"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String</w:t>
            </w:r>
          </w:p>
        </w:tc>
        <w:tc>
          <w:tcPr>
            <w:tcW w:w="3307" w:type="dxa"/>
            <w:hideMark/>
          </w:tcPr>
          <w:p w14:paraId="3AEDF1D3"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Nom du membre</w:t>
            </w:r>
          </w:p>
        </w:tc>
      </w:tr>
      <w:tr w:rsidR="00CB7455" w:rsidRPr="00BD26E3" w14:paraId="2C35ED3F" w14:textId="77777777" w:rsidTr="00CB7455">
        <w:trPr>
          <w:trHeight w:val="606"/>
        </w:trPr>
        <w:tc>
          <w:tcPr>
            <w:tcW w:w="2880" w:type="dxa"/>
            <w:hideMark/>
          </w:tcPr>
          <w:p w14:paraId="4FB1A8A8" w14:textId="4116ED2D" w:rsidR="00CB7455" w:rsidRPr="00BD26E3" w:rsidRDefault="006E2E76" w:rsidP="00CB7455">
            <w:pPr>
              <w:spacing w:line="360" w:lineRule="auto"/>
              <w:jc w:val="both"/>
              <w:rPr>
                <w:rFonts w:ascii="Times New Roman" w:hAnsi="Times New Roman" w:cs="Times New Roman"/>
                <w:bCs/>
                <w:color w:val="000000" w:themeColor="text1"/>
                <w:sz w:val="28"/>
                <w:szCs w:val="28"/>
              </w:rPr>
            </w:pPr>
            <w:proofErr w:type="spellStart"/>
            <w:r w:rsidRPr="00BD26E3">
              <w:rPr>
                <w:rFonts w:ascii="Times New Roman" w:hAnsi="Times New Roman" w:cs="Times New Roman"/>
                <w:bCs/>
                <w:color w:val="000000" w:themeColor="text1"/>
                <w:sz w:val="28"/>
                <w:szCs w:val="28"/>
              </w:rPr>
              <w:t>P</w:t>
            </w:r>
            <w:r w:rsidR="00CB7455" w:rsidRPr="00BD26E3">
              <w:rPr>
                <w:rFonts w:ascii="Times New Roman" w:hAnsi="Times New Roman" w:cs="Times New Roman"/>
                <w:bCs/>
                <w:color w:val="000000" w:themeColor="text1"/>
                <w:sz w:val="28"/>
                <w:szCs w:val="28"/>
              </w:rPr>
              <w:t>renom</w:t>
            </w:r>
            <w:proofErr w:type="spellEnd"/>
          </w:p>
        </w:tc>
        <w:tc>
          <w:tcPr>
            <w:tcW w:w="2880" w:type="dxa"/>
            <w:hideMark/>
          </w:tcPr>
          <w:p w14:paraId="6DA0116A"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String</w:t>
            </w:r>
          </w:p>
        </w:tc>
        <w:tc>
          <w:tcPr>
            <w:tcW w:w="3307" w:type="dxa"/>
            <w:hideMark/>
          </w:tcPr>
          <w:p w14:paraId="30C90E4A"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Prénom du membre</w:t>
            </w:r>
          </w:p>
        </w:tc>
      </w:tr>
      <w:tr w:rsidR="00CB7455" w:rsidRPr="00BD26E3" w14:paraId="33263147" w14:textId="77777777" w:rsidTr="00CB7455">
        <w:trPr>
          <w:trHeight w:val="621"/>
        </w:trPr>
        <w:tc>
          <w:tcPr>
            <w:tcW w:w="2880" w:type="dxa"/>
            <w:hideMark/>
          </w:tcPr>
          <w:p w14:paraId="2BDB64DA" w14:textId="10E3F693" w:rsidR="00CB7455" w:rsidRPr="00BD26E3" w:rsidRDefault="006E2E76"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M</w:t>
            </w:r>
            <w:r w:rsidR="00CB7455" w:rsidRPr="00BD26E3">
              <w:rPr>
                <w:rFonts w:ascii="Times New Roman" w:hAnsi="Times New Roman" w:cs="Times New Roman"/>
                <w:bCs/>
                <w:color w:val="000000" w:themeColor="text1"/>
                <w:sz w:val="28"/>
                <w:szCs w:val="28"/>
              </w:rPr>
              <w:t>ail</w:t>
            </w:r>
          </w:p>
        </w:tc>
        <w:tc>
          <w:tcPr>
            <w:tcW w:w="2880" w:type="dxa"/>
            <w:hideMark/>
          </w:tcPr>
          <w:p w14:paraId="1AB8C64E"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String</w:t>
            </w:r>
          </w:p>
        </w:tc>
        <w:tc>
          <w:tcPr>
            <w:tcW w:w="3307" w:type="dxa"/>
            <w:hideMark/>
          </w:tcPr>
          <w:p w14:paraId="3D9C6046"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Adresse email</w:t>
            </w:r>
          </w:p>
        </w:tc>
      </w:tr>
      <w:tr w:rsidR="00CB7455" w:rsidRPr="00BD26E3" w14:paraId="33A0E383" w14:textId="77777777" w:rsidTr="00CB7455">
        <w:trPr>
          <w:trHeight w:val="353"/>
        </w:trPr>
        <w:tc>
          <w:tcPr>
            <w:tcW w:w="2880" w:type="dxa"/>
            <w:hideMark/>
          </w:tcPr>
          <w:p w14:paraId="5B3D2E15" w14:textId="5394524F"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Grade</w:t>
            </w:r>
          </w:p>
        </w:tc>
        <w:tc>
          <w:tcPr>
            <w:tcW w:w="2880" w:type="dxa"/>
            <w:hideMark/>
          </w:tcPr>
          <w:p w14:paraId="551DCBCC"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String</w:t>
            </w:r>
          </w:p>
        </w:tc>
        <w:tc>
          <w:tcPr>
            <w:tcW w:w="3307" w:type="dxa"/>
            <w:hideMark/>
          </w:tcPr>
          <w:p w14:paraId="732027B9" w14:textId="77777777" w:rsidR="00CB7455" w:rsidRPr="00BD26E3" w:rsidRDefault="00CB7455" w:rsidP="00CB7455">
            <w:pPr>
              <w:spacing w:line="360" w:lineRule="auto"/>
              <w:jc w:val="both"/>
              <w:rPr>
                <w:rFonts w:ascii="Times New Roman" w:hAnsi="Times New Roman" w:cs="Times New Roman"/>
                <w:bCs/>
                <w:color w:val="000000" w:themeColor="text1"/>
                <w:sz w:val="28"/>
                <w:szCs w:val="28"/>
              </w:rPr>
            </w:pPr>
            <w:r w:rsidRPr="00BD26E3">
              <w:rPr>
                <w:rFonts w:ascii="Times New Roman" w:hAnsi="Times New Roman" w:cs="Times New Roman"/>
                <w:bCs/>
                <w:color w:val="000000" w:themeColor="text1"/>
                <w:sz w:val="28"/>
                <w:szCs w:val="28"/>
              </w:rPr>
              <w:t>Grade ou titre académique</w:t>
            </w:r>
          </w:p>
        </w:tc>
      </w:tr>
    </w:tbl>
    <w:p w14:paraId="7B13507A" w14:textId="2F92E343" w:rsidR="001D0493" w:rsidRPr="00CB7455" w:rsidRDefault="002F4839" w:rsidP="00CB7455">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CB7455">
        <w:rPr>
          <w:rFonts w:ascii="Times New Roman" w:hAnsi="Times New Roman" w:cs="Times New Roman"/>
          <w:color w:val="000000" w:themeColor="text1"/>
          <w:sz w:val="28"/>
          <w:szCs w:val="28"/>
        </w:rPr>
        <w:t>Classe</w:t>
      </w:r>
      <w:r w:rsidRPr="00CB7455">
        <w:rPr>
          <w:rFonts w:ascii="Times New Roman" w:hAnsi="Times New Roman" w:cs="Times New Roman"/>
          <w:b/>
          <w:color w:val="000000" w:themeColor="text1"/>
          <w:sz w:val="28"/>
          <w:szCs w:val="28"/>
        </w:rPr>
        <w:t xml:space="preserve"> </w:t>
      </w:r>
      <w:proofErr w:type="spellStart"/>
      <w:r w:rsidRPr="00CB7455">
        <w:rPr>
          <w:rFonts w:ascii="Times New Roman" w:hAnsi="Times New Roman" w:cs="Times New Roman"/>
          <w:b/>
          <w:color w:val="000000" w:themeColor="text1"/>
          <w:sz w:val="28"/>
          <w:szCs w:val="28"/>
        </w:rPr>
        <w:t>MembreJury</w:t>
      </w:r>
      <w:proofErr w:type="spellEnd"/>
    </w:p>
    <w:p w14:paraId="6B4CB610" w14:textId="77777777" w:rsidR="00CB7455" w:rsidRDefault="00806246" w:rsidP="00CB7455">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Cette classe </w:t>
      </w:r>
      <w:r w:rsidR="00BD26E3" w:rsidRPr="001A094C">
        <w:rPr>
          <w:rFonts w:ascii="Times New Roman" w:hAnsi="Times New Roman" w:cs="Times New Roman"/>
          <w:bCs/>
          <w:color w:val="000000" w:themeColor="text1"/>
          <w:sz w:val="28"/>
          <w:szCs w:val="28"/>
        </w:rPr>
        <w:t>représente</w:t>
      </w:r>
      <w:r w:rsidRPr="001A094C">
        <w:rPr>
          <w:rFonts w:ascii="Times New Roman" w:hAnsi="Times New Roman" w:cs="Times New Roman"/>
          <w:bCs/>
          <w:color w:val="000000" w:themeColor="text1"/>
          <w:sz w:val="28"/>
          <w:szCs w:val="28"/>
        </w:rPr>
        <w:t xml:space="preserve"> un membre du jury l</w:t>
      </w:r>
      <w:r w:rsidR="00BD26E3" w:rsidRPr="001A094C">
        <w:rPr>
          <w:rFonts w:ascii="Times New Roman" w:hAnsi="Times New Roman" w:cs="Times New Roman"/>
          <w:bCs/>
          <w:color w:val="000000" w:themeColor="text1"/>
          <w:sz w:val="28"/>
          <w:szCs w:val="28"/>
        </w:rPr>
        <w:t>’</w:t>
      </w:r>
      <w:r w:rsidRPr="001A094C">
        <w:rPr>
          <w:rFonts w:ascii="Times New Roman" w:hAnsi="Times New Roman" w:cs="Times New Roman"/>
          <w:bCs/>
          <w:color w:val="000000" w:themeColor="text1"/>
          <w:sz w:val="28"/>
          <w:szCs w:val="28"/>
        </w:rPr>
        <w:t xml:space="preserve">or de la soutenance </w:t>
      </w:r>
      <w:r w:rsidR="00BD26E3" w:rsidRPr="001A094C">
        <w:rPr>
          <w:rFonts w:ascii="Times New Roman" w:hAnsi="Times New Roman" w:cs="Times New Roman"/>
          <w:bCs/>
          <w:color w:val="000000" w:themeColor="text1"/>
          <w:sz w:val="28"/>
          <w:szCs w:val="28"/>
        </w:rPr>
        <w:t xml:space="preserve">d’une thèse.  Elle </w:t>
      </w:r>
    </w:p>
    <w:p w14:paraId="4583EEA5" w14:textId="54E018C4" w:rsidR="00CB7455" w:rsidRDefault="00BD26E3" w:rsidP="00CB7455">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va contenir les informations d’un membre du jury.</w:t>
      </w:r>
      <w:r w:rsidR="00CB7455">
        <w:rPr>
          <w:rFonts w:ascii="Times New Roman" w:hAnsi="Times New Roman" w:cs="Times New Roman"/>
          <w:sz w:val="28"/>
          <w:szCs w:val="28"/>
        </w:rPr>
        <w:tab/>
      </w:r>
      <w:r w:rsidRPr="001A094C">
        <w:rPr>
          <w:rFonts w:ascii="Times New Roman" w:hAnsi="Times New Roman" w:cs="Times New Roman"/>
          <w:sz w:val="28"/>
          <w:szCs w:val="28"/>
        </w:rPr>
        <w:t xml:space="preserve"> </w:t>
      </w:r>
    </w:p>
    <w:p w14:paraId="3422F4DD" w14:textId="0A8AF20D" w:rsidR="00CB7455" w:rsidRPr="00CB7455" w:rsidRDefault="00CB7455" w:rsidP="00CB7455">
      <w:pPr>
        <w:spacing w:line="360" w:lineRule="auto"/>
        <w:jc w:val="center"/>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Tableau 3.8 : structure de la classe </w:t>
      </w:r>
      <w:proofErr w:type="spellStart"/>
      <w:r>
        <w:rPr>
          <w:rFonts w:ascii="Times New Roman" w:hAnsi="Times New Roman" w:cs="Times New Roman"/>
          <w:bCs/>
          <w:color w:val="000000" w:themeColor="text1"/>
          <w:sz w:val="28"/>
          <w:szCs w:val="28"/>
        </w:rPr>
        <w:t>MembreJury</w:t>
      </w:r>
      <w:proofErr w:type="spellEnd"/>
    </w:p>
    <w:p w14:paraId="3514673B" w14:textId="77777777" w:rsidR="0035681D" w:rsidRDefault="0035681D" w:rsidP="0035681D">
      <w:pPr>
        <w:spacing w:line="360" w:lineRule="auto"/>
        <w:ind w:left="360"/>
        <w:jc w:val="both"/>
        <w:rPr>
          <w:rFonts w:ascii="Times New Roman" w:hAnsi="Times New Roman" w:cs="Times New Roman"/>
          <w:color w:val="000000" w:themeColor="text1"/>
          <w:sz w:val="28"/>
          <w:szCs w:val="28"/>
        </w:rPr>
      </w:pPr>
    </w:p>
    <w:p w14:paraId="06749A40" w14:textId="6F4494FB" w:rsidR="001D0493" w:rsidRPr="0035681D" w:rsidRDefault="002F4839" w:rsidP="0035681D">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35681D">
        <w:rPr>
          <w:rFonts w:ascii="Times New Roman" w:hAnsi="Times New Roman" w:cs="Times New Roman"/>
          <w:color w:val="000000" w:themeColor="text1"/>
          <w:sz w:val="28"/>
          <w:szCs w:val="28"/>
        </w:rPr>
        <w:lastRenderedPageBreak/>
        <w:t>Classe</w:t>
      </w:r>
      <w:r w:rsidRPr="0035681D">
        <w:rPr>
          <w:rFonts w:ascii="Times New Roman" w:hAnsi="Times New Roman" w:cs="Times New Roman"/>
          <w:b/>
          <w:color w:val="000000" w:themeColor="text1"/>
          <w:sz w:val="28"/>
          <w:szCs w:val="28"/>
        </w:rPr>
        <w:t xml:space="preserve"> CTS (Centre de traitement scientifique)</w:t>
      </w:r>
    </w:p>
    <w:p w14:paraId="3D771ED4" w14:textId="4BA36203" w:rsidR="00426547" w:rsidRPr="001A094C" w:rsidRDefault="00426547" w:rsidP="00426547">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Elle va contenir </w:t>
      </w:r>
      <w:proofErr w:type="spellStart"/>
      <w:r w:rsidRPr="001A094C">
        <w:rPr>
          <w:rFonts w:ascii="Times New Roman" w:hAnsi="Times New Roman" w:cs="Times New Roman"/>
          <w:bCs/>
          <w:color w:val="000000" w:themeColor="text1"/>
          <w:sz w:val="28"/>
          <w:szCs w:val="28"/>
        </w:rPr>
        <w:t>l</w:t>
      </w:r>
      <w:r w:rsidR="00B15C33" w:rsidRPr="001A094C">
        <w:rPr>
          <w:rFonts w:ascii="Times New Roman" w:hAnsi="Times New Roman" w:cs="Times New Roman"/>
          <w:bCs/>
          <w:color w:val="000000" w:themeColor="text1"/>
          <w:sz w:val="28"/>
          <w:szCs w:val="28"/>
        </w:rPr>
        <w:t>’id</w:t>
      </w:r>
      <w:proofErr w:type="spellEnd"/>
      <w:r w:rsidR="00B15C33" w:rsidRPr="001A094C">
        <w:rPr>
          <w:rFonts w:ascii="Times New Roman" w:hAnsi="Times New Roman" w:cs="Times New Roman"/>
          <w:bCs/>
          <w:color w:val="000000" w:themeColor="text1"/>
          <w:sz w:val="28"/>
          <w:szCs w:val="28"/>
        </w:rPr>
        <w:t xml:space="preserve"> et le Nom</w:t>
      </w:r>
      <w:r w:rsidRPr="001A094C">
        <w:rPr>
          <w:rFonts w:ascii="Times New Roman" w:hAnsi="Times New Roman" w:cs="Times New Roman"/>
          <w:bCs/>
          <w:color w:val="000000" w:themeColor="text1"/>
          <w:sz w:val="28"/>
          <w:szCs w:val="28"/>
        </w:rPr>
        <w:t xml:space="preserve"> concernant un CTS</w:t>
      </w:r>
      <w:r w:rsidR="00CC5A32" w:rsidRPr="001A094C">
        <w:rPr>
          <w:rFonts w:ascii="Times New Roman" w:hAnsi="Times New Roman" w:cs="Times New Roman"/>
          <w:bCs/>
          <w:color w:val="000000" w:themeColor="text1"/>
          <w:sz w:val="28"/>
          <w:szCs w:val="28"/>
        </w:rPr>
        <w:t>.</w:t>
      </w:r>
    </w:p>
    <w:p w14:paraId="1A77F751" w14:textId="2CFC8F39" w:rsidR="00CC5A32" w:rsidRPr="001A094C" w:rsidRDefault="00CC5A32" w:rsidP="00CC5A32">
      <w:pPr>
        <w:spacing w:line="360" w:lineRule="auto"/>
        <w:jc w:val="center"/>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   </w:t>
      </w:r>
      <w:r w:rsidRPr="001A094C">
        <w:rPr>
          <w:rFonts w:ascii="Times New Roman" w:hAnsi="Times New Roman" w:cs="Times New Roman"/>
          <w:sz w:val="28"/>
          <w:szCs w:val="28"/>
        </w:rPr>
        <w:t xml:space="preserve">Tableau </w:t>
      </w:r>
      <w:r w:rsidR="008152ED">
        <w:rPr>
          <w:rFonts w:ascii="Times New Roman" w:hAnsi="Times New Roman" w:cs="Times New Roman"/>
          <w:sz w:val="28"/>
          <w:szCs w:val="28"/>
        </w:rPr>
        <w:t>3</w:t>
      </w:r>
      <w:r w:rsidRPr="001A094C">
        <w:rPr>
          <w:rFonts w:ascii="Times New Roman" w:hAnsi="Times New Roman" w:cs="Times New Roman"/>
          <w:sz w:val="28"/>
          <w:szCs w:val="28"/>
        </w:rPr>
        <w:t>.</w:t>
      </w:r>
      <w:r w:rsidR="008C5E01" w:rsidRPr="001A094C">
        <w:rPr>
          <w:rFonts w:ascii="Times New Roman" w:hAnsi="Times New Roman" w:cs="Times New Roman"/>
          <w:sz w:val="28"/>
          <w:szCs w:val="28"/>
        </w:rPr>
        <w:t>9</w:t>
      </w:r>
      <w:r w:rsidRPr="001A094C">
        <w:rPr>
          <w:rFonts w:ascii="Times New Roman" w:hAnsi="Times New Roman" w:cs="Times New Roman"/>
          <w:sz w:val="28"/>
          <w:szCs w:val="28"/>
        </w:rPr>
        <w:t> : structure de la classe 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CC5A32" w:rsidRPr="00CC5A32" w14:paraId="78233BBF" w14:textId="77777777" w:rsidTr="00CC5A32">
        <w:tc>
          <w:tcPr>
            <w:tcW w:w="2880" w:type="dxa"/>
            <w:hideMark/>
          </w:tcPr>
          <w:p w14:paraId="3A411DFF" w14:textId="77777777" w:rsidR="00CC5A32" w:rsidRPr="00CC5A32" w:rsidRDefault="00CC5A32" w:rsidP="00CC5A32">
            <w:pPr>
              <w:spacing w:line="360" w:lineRule="auto"/>
              <w:jc w:val="both"/>
              <w:rPr>
                <w:rFonts w:ascii="Times New Roman" w:hAnsi="Times New Roman" w:cs="Times New Roman"/>
                <w:bCs/>
                <w:color w:val="000000" w:themeColor="text1"/>
                <w:sz w:val="28"/>
                <w:szCs w:val="28"/>
              </w:rPr>
            </w:pPr>
            <w:r w:rsidRPr="00CC5A32">
              <w:rPr>
                <w:rFonts w:ascii="Times New Roman" w:hAnsi="Times New Roman" w:cs="Times New Roman"/>
                <w:bCs/>
                <w:color w:val="000000" w:themeColor="text1"/>
                <w:sz w:val="28"/>
                <w:szCs w:val="28"/>
              </w:rPr>
              <w:t>Attribut</w:t>
            </w:r>
          </w:p>
        </w:tc>
        <w:tc>
          <w:tcPr>
            <w:tcW w:w="2880" w:type="dxa"/>
            <w:hideMark/>
          </w:tcPr>
          <w:p w14:paraId="6F2896C7" w14:textId="77777777" w:rsidR="00CC5A32" w:rsidRPr="00CC5A32" w:rsidRDefault="00CC5A32" w:rsidP="00CC5A32">
            <w:pPr>
              <w:spacing w:line="360" w:lineRule="auto"/>
              <w:jc w:val="both"/>
              <w:rPr>
                <w:rFonts w:ascii="Times New Roman" w:hAnsi="Times New Roman" w:cs="Times New Roman"/>
                <w:bCs/>
                <w:color w:val="000000" w:themeColor="text1"/>
                <w:sz w:val="28"/>
                <w:szCs w:val="28"/>
              </w:rPr>
            </w:pPr>
            <w:r w:rsidRPr="00CC5A32">
              <w:rPr>
                <w:rFonts w:ascii="Times New Roman" w:hAnsi="Times New Roman" w:cs="Times New Roman"/>
                <w:bCs/>
                <w:color w:val="000000" w:themeColor="text1"/>
                <w:sz w:val="28"/>
                <w:szCs w:val="28"/>
              </w:rPr>
              <w:t>Type</w:t>
            </w:r>
          </w:p>
        </w:tc>
        <w:tc>
          <w:tcPr>
            <w:tcW w:w="2880" w:type="dxa"/>
            <w:hideMark/>
          </w:tcPr>
          <w:p w14:paraId="032D33A7" w14:textId="77777777" w:rsidR="00CC5A32" w:rsidRPr="00CC5A32" w:rsidRDefault="00CC5A32" w:rsidP="00CC5A32">
            <w:pPr>
              <w:spacing w:line="360" w:lineRule="auto"/>
              <w:jc w:val="both"/>
              <w:rPr>
                <w:rFonts w:ascii="Times New Roman" w:hAnsi="Times New Roman" w:cs="Times New Roman"/>
                <w:bCs/>
                <w:color w:val="000000" w:themeColor="text1"/>
                <w:sz w:val="28"/>
                <w:szCs w:val="28"/>
              </w:rPr>
            </w:pPr>
            <w:r w:rsidRPr="00CC5A32">
              <w:rPr>
                <w:rFonts w:ascii="Times New Roman" w:hAnsi="Times New Roman" w:cs="Times New Roman"/>
                <w:bCs/>
                <w:color w:val="000000" w:themeColor="text1"/>
                <w:sz w:val="28"/>
                <w:szCs w:val="28"/>
              </w:rPr>
              <w:t>Description</w:t>
            </w:r>
          </w:p>
        </w:tc>
      </w:tr>
      <w:tr w:rsidR="00CC5A32" w:rsidRPr="00CC5A32" w14:paraId="62F01488" w14:textId="77777777" w:rsidTr="00CC5A32">
        <w:tc>
          <w:tcPr>
            <w:tcW w:w="2880" w:type="dxa"/>
            <w:hideMark/>
          </w:tcPr>
          <w:p w14:paraId="7AB8036C" w14:textId="77777777" w:rsidR="00CC5A32" w:rsidRPr="00CC5A32" w:rsidRDefault="00CC5A32" w:rsidP="00CC5A32">
            <w:pPr>
              <w:spacing w:line="360" w:lineRule="auto"/>
              <w:jc w:val="both"/>
              <w:rPr>
                <w:rFonts w:ascii="Times New Roman" w:hAnsi="Times New Roman" w:cs="Times New Roman"/>
                <w:bCs/>
                <w:color w:val="000000" w:themeColor="text1"/>
                <w:sz w:val="28"/>
                <w:szCs w:val="28"/>
              </w:rPr>
            </w:pPr>
            <w:proofErr w:type="gramStart"/>
            <w:r w:rsidRPr="00CC5A32">
              <w:rPr>
                <w:rFonts w:ascii="Times New Roman" w:hAnsi="Times New Roman" w:cs="Times New Roman"/>
                <w:bCs/>
                <w:color w:val="000000" w:themeColor="text1"/>
                <w:sz w:val="28"/>
                <w:szCs w:val="28"/>
              </w:rPr>
              <w:t>id</w:t>
            </w:r>
            <w:proofErr w:type="gramEnd"/>
            <w:r w:rsidRPr="00CC5A32">
              <w:rPr>
                <w:rFonts w:ascii="Times New Roman" w:hAnsi="Times New Roman" w:cs="Times New Roman"/>
                <w:bCs/>
                <w:color w:val="000000" w:themeColor="text1"/>
                <w:sz w:val="28"/>
                <w:szCs w:val="28"/>
              </w:rPr>
              <w:t xml:space="preserve"> (PK)</w:t>
            </w:r>
          </w:p>
        </w:tc>
        <w:tc>
          <w:tcPr>
            <w:tcW w:w="2880" w:type="dxa"/>
            <w:hideMark/>
          </w:tcPr>
          <w:p w14:paraId="006852E1" w14:textId="135FD86B" w:rsidR="00CC5A32" w:rsidRPr="00CC5A32" w:rsidRDefault="008152ED" w:rsidP="00CC5A32">
            <w:pPr>
              <w:spacing w:line="360" w:lineRule="auto"/>
              <w:jc w:val="both"/>
              <w:rPr>
                <w:rFonts w:ascii="Times New Roman" w:hAnsi="Times New Roman" w:cs="Times New Roman"/>
                <w:bCs/>
                <w:color w:val="000000" w:themeColor="text1"/>
                <w:sz w:val="28"/>
                <w:szCs w:val="28"/>
              </w:rPr>
            </w:pPr>
            <w:r w:rsidRPr="00CC5A32">
              <w:rPr>
                <w:rFonts w:ascii="Times New Roman" w:hAnsi="Times New Roman" w:cs="Times New Roman"/>
                <w:bCs/>
                <w:color w:val="000000" w:themeColor="text1"/>
                <w:sz w:val="28"/>
                <w:szCs w:val="28"/>
              </w:rPr>
              <w:t>I</w:t>
            </w:r>
            <w:r w:rsidR="00CC5A32" w:rsidRPr="00CC5A32">
              <w:rPr>
                <w:rFonts w:ascii="Times New Roman" w:hAnsi="Times New Roman" w:cs="Times New Roman"/>
                <w:bCs/>
                <w:color w:val="000000" w:themeColor="text1"/>
                <w:sz w:val="28"/>
                <w:szCs w:val="28"/>
              </w:rPr>
              <w:t>nt</w:t>
            </w:r>
          </w:p>
        </w:tc>
        <w:tc>
          <w:tcPr>
            <w:tcW w:w="2880" w:type="dxa"/>
            <w:hideMark/>
          </w:tcPr>
          <w:p w14:paraId="3D4032F7" w14:textId="77777777" w:rsidR="00CC5A32" w:rsidRPr="00CC5A32" w:rsidRDefault="00CC5A32" w:rsidP="00CC5A32">
            <w:pPr>
              <w:spacing w:line="360" w:lineRule="auto"/>
              <w:jc w:val="both"/>
              <w:rPr>
                <w:rFonts w:ascii="Times New Roman" w:hAnsi="Times New Roman" w:cs="Times New Roman"/>
                <w:bCs/>
                <w:color w:val="000000" w:themeColor="text1"/>
                <w:sz w:val="28"/>
                <w:szCs w:val="28"/>
              </w:rPr>
            </w:pPr>
            <w:r w:rsidRPr="00CC5A32">
              <w:rPr>
                <w:rFonts w:ascii="Times New Roman" w:hAnsi="Times New Roman" w:cs="Times New Roman"/>
                <w:bCs/>
                <w:color w:val="000000" w:themeColor="text1"/>
                <w:sz w:val="28"/>
                <w:szCs w:val="28"/>
              </w:rPr>
              <w:t>Identifiant unique du CTS</w:t>
            </w:r>
          </w:p>
        </w:tc>
      </w:tr>
      <w:tr w:rsidR="00CC5A32" w:rsidRPr="00CC5A32" w14:paraId="5883ECA9" w14:textId="77777777" w:rsidTr="00CC5A32">
        <w:tc>
          <w:tcPr>
            <w:tcW w:w="2880" w:type="dxa"/>
            <w:hideMark/>
          </w:tcPr>
          <w:p w14:paraId="2F5095BA" w14:textId="42C91126" w:rsidR="00CC5A32" w:rsidRPr="00CC5A32" w:rsidRDefault="006E2E76" w:rsidP="00CC5A32">
            <w:pPr>
              <w:spacing w:line="360" w:lineRule="auto"/>
              <w:jc w:val="both"/>
              <w:rPr>
                <w:rFonts w:ascii="Times New Roman" w:hAnsi="Times New Roman" w:cs="Times New Roman"/>
                <w:bCs/>
                <w:color w:val="000000" w:themeColor="text1"/>
                <w:sz w:val="28"/>
                <w:szCs w:val="28"/>
              </w:rPr>
            </w:pPr>
            <w:r w:rsidRPr="00CC5A32">
              <w:rPr>
                <w:rFonts w:ascii="Times New Roman" w:hAnsi="Times New Roman" w:cs="Times New Roman"/>
                <w:bCs/>
                <w:color w:val="000000" w:themeColor="text1"/>
                <w:sz w:val="28"/>
                <w:szCs w:val="28"/>
              </w:rPr>
              <w:t>N</w:t>
            </w:r>
            <w:r w:rsidR="00CC5A32" w:rsidRPr="00CC5A32">
              <w:rPr>
                <w:rFonts w:ascii="Times New Roman" w:hAnsi="Times New Roman" w:cs="Times New Roman"/>
                <w:bCs/>
                <w:color w:val="000000" w:themeColor="text1"/>
                <w:sz w:val="28"/>
                <w:szCs w:val="28"/>
              </w:rPr>
              <w:t>om</w:t>
            </w:r>
          </w:p>
        </w:tc>
        <w:tc>
          <w:tcPr>
            <w:tcW w:w="2880" w:type="dxa"/>
            <w:hideMark/>
          </w:tcPr>
          <w:p w14:paraId="418CBEC3" w14:textId="36ED6D79" w:rsidR="00CC5A32" w:rsidRPr="00CC5A32" w:rsidRDefault="00CB7455" w:rsidP="00CC5A32">
            <w:pPr>
              <w:spacing w:line="360" w:lineRule="auto"/>
              <w:jc w:val="both"/>
              <w:rPr>
                <w:rFonts w:ascii="Times New Roman" w:hAnsi="Times New Roman" w:cs="Times New Roman"/>
                <w:bCs/>
                <w:color w:val="000000" w:themeColor="text1"/>
                <w:sz w:val="28"/>
                <w:szCs w:val="28"/>
              </w:rPr>
            </w:pPr>
            <w:r w:rsidRPr="00CC5A32">
              <w:rPr>
                <w:rFonts w:ascii="Times New Roman" w:hAnsi="Times New Roman" w:cs="Times New Roman"/>
                <w:bCs/>
                <w:color w:val="000000" w:themeColor="text1"/>
                <w:sz w:val="28"/>
                <w:szCs w:val="28"/>
              </w:rPr>
              <w:t>S</w:t>
            </w:r>
            <w:r w:rsidR="00CC5A32" w:rsidRPr="00CC5A32">
              <w:rPr>
                <w:rFonts w:ascii="Times New Roman" w:hAnsi="Times New Roman" w:cs="Times New Roman"/>
                <w:bCs/>
                <w:color w:val="000000" w:themeColor="text1"/>
                <w:sz w:val="28"/>
                <w:szCs w:val="28"/>
              </w:rPr>
              <w:t>tring</w:t>
            </w:r>
          </w:p>
        </w:tc>
        <w:tc>
          <w:tcPr>
            <w:tcW w:w="2880" w:type="dxa"/>
            <w:hideMark/>
          </w:tcPr>
          <w:p w14:paraId="4F7F0F89" w14:textId="261E8336" w:rsidR="00CC5A32" w:rsidRPr="00CC5A32" w:rsidRDefault="00CC5A32" w:rsidP="00CC5A32">
            <w:pPr>
              <w:spacing w:line="360" w:lineRule="auto"/>
              <w:jc w:val="both"/>
              <w:rPr>
                <w:rFonts w:ascii="Times New Roman" w:hAnsi="Times New Roman" w:cs="Times New Roman"/>
                <w:bCs/>
                <w:color w:val="000000" w:themeColor="text1"/>
                <w:sz w:val="28"/>
                <w:szCs w:val="28"/>
              </w:rPr>
            </w:pPr>
            <w:r w:rsidRPr="00CC5A32">
              <w:rPr>
                <w:rFonts w:ascii="Times New Roman" w:hAnsi="Times New Roman" w:cs="Times New Roman"/>
                <w:bCs/>
                <w:color w:val="000000" w:themeColor="text1"/>
                <w:sz w:val="28"/>
                <w:szCs w:val="28"/>
              </w:rPr>
              <w:t xml:space="preserve">Nom du </w:t>
            </w:r>
            <w:r w:rsidR="00214288" w:rsidRPr="001A094C">
              <w:rPr>
                <w:rFonts w:ascii="Times New Roman" w:hAnsi="Times New Roman" w:cs="Times New Roman"/>
                <w:bCs/>
                <w:color w:val="000000" w:themeColor="text1"/>
                <w:sz w:val="28"/>
                <w:szCs w:val="28"/>
              </w:rPr>
              <w:t>CTS</w:t>
            </w:r>
          </w:p>
        </w:tc>
      </w:tr>
    </w:tbl>
    <w:p w14:paraId="73C324F6" w14:textId="77777777" w:rsidR="00CC5A32" w:rsidRPr="001A094C" w:rsidRDefault="00CC5A32" w:rsidP="00426547">
      <w:pPr>
        <w:spacing w:line="360" w:lineRule="auto"/>
        <w:jc w:val="both"/>
        <w:rPr>
          <w:rFonts w:ascii="Times New Roman" w:hAnsi="Times New Roman" w:cs="Times New Roman"/>
          <w:bCs/>
          <w:color w:val="000000" w:themeColor="text1"/>
          <w:sz w:val="28"/>
          <w:szCs w:val="28"/>
        </w:rPr>
      </w:pPr>
    </w:p>
    <w:p w14:paraId="4BE530F6" w14:textId="77777777" w:rsidR="001D0493" w:rsidRPr="001A094C" w:rsidRDefault="002F4839" w:rsidP="00214288">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color w:val="000000" w:themeColor="text1"/>
          <w:sz w:val="28"/>
          <w:szCs w:val="28"/>
        </w:rPr>
        <w:t>Classe</w:t>
      </w:r>
      <w:r w:rsidRPr="001A094C">
        <w:rPr>
          <w:rFonts w:ascii="Times New Roman" w:hAnsi="Times New Roman" w:cs="Times New Roman"/>
          <w:b/>
          <w:color w:val="000000" w:themeColor="text1"/>
          <w:sz w:val="28"/>
          <w:szCs w:val="28"/>
        </w:rPr>
        <w:t xml:space="preserve"> Domaine</w:t>
      </w:r>
    </w:p>
    <w:p w14:paraId="71288DAF" w14:textId="08B915BB" w:rsidR="001D0493" w:rsidRPr="001A094C" w:rsidRDefault="00214288" w:rsidP="00E7259B">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Catégorie académique générale servant à classer les thèses selon leur discipline. </w:t>
      </w:r>
      <w:r w:rsidR="00B15C33" w:rsidRPr="001A094C">
        <w:rPr>
          <w:rFonts w:ascii="Times New Roman" w:hAnsi="Times New Roman" w:cs="Times New Roman"/>
          <w:bCs/>
          <w:color w:val="000000" w:themeColor="text1"/>
          <w:sz w:val="28"/>
          <w:szCs w:val="28"/>
        </w:rPr>
        <w:t>Cette</w:t>
      </w:r>
      <w:r w:rsidRPr="001A094C">
        <w:rPr>
          <w:rFonts w:ascii="Times New Roman" w:hAnsi="Times New Roman" w:cs="Times New Roman"/>
          <w:bCs/>
          <w:color w:val="000000" w:themeColor="text1"/>
          <w:sz w:val="28"/>
          <w:szCs w:val="28"/>
        </w:rPr>
        <w:t xml:space="preserve"> vas contenir </w:t>
      </w:r>
      <w:r w:rsidR="00B15C33" w:rsidRPr="001A094C">
        <w:rPr>
          <w:rFonts w:ascii="Times New Roman" w:hAnsi="Times New Roman" w:cs="Times New Roman"/>
          <w:bCs/>
          <w:color w:val="000000" w:themeColor="text1"/>
          <w:sz w:val="28"/>
          <w:szCs w:val="28"/>
        </w:rPr>
        <w:t>id et le nom du domaine.</w:t>
      </w:r>
    </w:p>
    <w:tbl>
      <w:tblPr>
        <w:tblpPr w:leftFromText="141" w:rightFromText="141" w:vertAnchor="text" w:tblpY="5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83DE3" w:rsidRPr="00B15C33" w14:paraId="43B6E26F" w14:textId="77777777" w:rsidTr="00183DE3">
        <w:tc>
          <w:tcPr>
            <w:tcW w:w="2880" w:type="dxa"/>
            <w:hideMark/>
          </w:tcPr>
          <w:p w14:paraId="1A90FD48" w14:textId="77777777" w:rsidR="00183DE3" w:rsidRPr="00B15C33" w:rsidRDefault="00183DE3" w:rsidP="00183DE3">
            <w:pPr>
              <w:spacing w:line="360" w:lineRule="auto"/>
              <w:jc w:val="both"/>
              <w:rPr>
                <w:rFonts w:ascii="Times New Roman" w:hAnsi="Times New Roman" w:cs="Times New Roman"/>
                <w:bCs/>
                <w:color w:val="000000" w:themeColor="text1"/>
                <w:sz w:val="28"/>
                <w:szCs w:val="28"/>
              </w:rPr>
            </w:pPr>
            <w:r w:rsidRPr="00B15C33">
              <w:rPr>
                <w:rFonts w:ascii="Times New Roman" w:hAnsi="Times New Roman" w:cs="Times New Roman"/>
                <w:bCs/>
                <w:color w:val="000000" w:themeColor="text1"/>
                <w:sz w:val="28"/>
                <w:szCs w:val="28"/>
              </w:rPr>
              <w:t>Attribut</w:t>
            </w:r>
          </w:p>
        </w:tc>
        <w:tc>
          <w:tcPr>
            <w:tcW w:w="2880" w:type="dxa"/>
            <w:hideMark/>
          </w:tcPr>
          <w:p w14:paraId="47517159" w14:textId="77777777" w:rsidR="00183DE3" w:rsidRPr="00B15C33" w:rsidRDefault="00183DE3" w:rsidP="00183DE3">
            <w:pPr>
              <w:spacing w:line="360" w:lineRule="auto"/>
              <w:jc w:val="both"/>
              <w:rPr>
                <w:rFonts w:ascii="Times New Roman" w:hAnsi="Times New Roman" w:cs="Times New Roman"/>
                <w:bCs/>
                <w:color w:val="000000" w:themeColor="text1"/>
                <w:sz w:val="28"/>
                <w:szCs w:val="28"/>
              </w:rPr>
            </w:pPr>
            <w:r w:rsidRPr="00B15C33">
              <w:rPr>
                <w:rFonts w:ascii="Times New Roman" w:hAnsi="Times New Roman" w:cs="Times New Roman"/>
                <w:bCs/>
                <w:color w:val="000000" w:themeColor="text1"/>
                <w:sz w:val="28"/>
                <w:szCs w:val="28"/>
              </w:rPr>
              <w:t>Type</w:t>
            </w:r>
          </w:p>
        </w:tc>
        <w:tc>
          <w:tcPr>
            <w:tcW w:w="2880" w:type="dxa"/>
            <w:hideMark/>
          </w:tcPr>
          <w:p w14:paraId="1A763408" w14:textId="77777777" w:rsidR="00183DE3" w:rsidRPr="00B15C33" w:rsidRDefault="00183DE3" w:rsidP="00183DE3">
            <w:pPr>
              <w:spacing w:line="360" w:lineRule="auto"/>
              <w:jc w:val="both"/>
              <w:rPr>
                <w:rFonts w:ascii="Times New Roman" w:hAnsi="Times New Roman" w:cs="Times New Roman"/>
                <w:bCs/>
                <w:color w:val="000000" w:themeColor="text1"/>
                <w:sz w:val="28"/>
                <w:szCs w:val="28"/>
              </w:rPr>
            </w:pPr>
            <w:r w:rsidRPr="00B15C33">
              <w:rPr>
                <w:rFonts w:ascii="Times New Roman" w:hAnsi="Times New Roman" w:cs="Times New Roman"/>
                <w:bCs/>
                <w:color w:val="000000" w:themeColor="text1"/>
                <w:sz w:val="28"/>
                <w:szCs w:val="28"/>
              </w:rPr>
              <w:t>Description</w:t>
            </w:r>
          </w:p>
        </w:tc>
      </w:tr>
      <w:tr w:rsidR="00183DE3" w:rsidRPr="00B15C33" w14:paraId="70EB0427" w14:textId="77777777" w:rsidTr="00183DE3">
        <w:tc>
          <w:tcPr>
            <w:tcW w:w="2880" w:type="dxa"/>
            <w:hideMark/>
          </w:tcPr>
          <w:p w14:paraId="5A1999C2" w14:textId="77777777" w:rsidR="00183DE3" w:rsidRPr="00B15C33" w:rsidRDefault="00183DE3" w:rsidP="00183DE3">
            <w:pPr>
              <w:spacing w:line="360" w:lineRule="auto"/>
              <w:jc w:val="both"/>
              <w:rPr>
                <w:rFonts w:ascii="Times New Roman" w:hAnsi="Times New Roman" w:cs="Times New Roman"/>
                <w:bCs/>
                <w:color w:val="000000" w:themeColor="text1"/>
                <w:sz w:val="28"/>
                <w:szCs w:val="28"/>
              </w:rPr>
            </w:pPr>
            <w:proofErr w:type="gramStart"/>
            <w:r w:rsidRPr="00B15C33">
              <w:rPr>
                <w:rFonts w:ascii="Times New Roman" w:hAnsi="Times New Roman" w:cs="Times New Roman"/>
                <w:bCs/>
                <w:color w:val="000000" w:themeColor="text1"/>
                <w:sz w:val="28"/>
                <w:szCs w:val="28"/>
              </w:rPr>
              <w:t>id</w:t>
            </w:r>
            <w:proofErr w:type="gramEnd"/>
            <w:r w:rsidRPr="00B15C33">
              <w:rPr>
                <w:rFonts w:ascii="Times New Roman" w:hAnsi="Times New Roman" w:cs="Times New Roman"/>
                <w:bCs/>
                <w:color w:val="000000" w:themeColor="text1"/>
                <w:sz w:val="28"/>
                <w:szCs w:val="28"/>
              </w:rPr>
              <w:t xml:space="preserve"> (PK)</w:t>
            </w:r>
          </w:p>
        </w:tc>
        <w:tc>
          <w:tcPr>
            <w:tcW w:w="2880" w:type="dxa"/>
            <w:hideMark/>
          </w:tcPr>
          <w:p w14:paraId="232C94B9" w14:textId="77777777" w:rsidR="00183DE3" w:rsidRPr="00B15C33" w:rsidRDefault="00183DE3" w:rsidP="00183DE3">
            <w:pPr>
              <w:spacing w:line="360" w:lineRule="auto"/>
              <w:jc w:val="both"/>
              <w:rPr>
                <w:rFonts w:ascii="Times New Roman" w:hAnsi="Times New Roman" w:cs="Times New Roman"/>
                <w:bCs/>
                <w:color w:val="000000" w:themeColor="text1"/>
                <w:sz w:val="28"/>
                <w:szCs w:val="28"/>
              </w:rPr>
            </w:pPr>
            <w:r w:rsidRPr="00B15C33">
              <w:rPr>
                <w:rFonts w:ascii="Times New Roman" w:hAnsi="Times New Roman" w:cs="Times New Roman"/>
                <w:bCs/>
                <w:color w:val="000000" w:themeColor="text1"/>
                <w:sz w:val="28"/>
                <w:szCs w:val="28"/>
              </w:rPr>
              <w:t>Int</w:t>
            </w:r>
          </w:p>
        </w:tc>
        <w:tc>
          <w:tcPr>
            <w:tcW w:w="2880" w:type="dxa"/>
            <w:hideMark/>
          </w:tcPr>
          <w:p w14:paraId="0052509B" w14:textId="77777777" w:rsidR="00183DE3" w:rsidRPr="00B15C33" w:rsidRDefault="00183DE3" w:rsidP="00183DE3">
            <w:pPr>
              <w:spacing w:line="360" w:lineRule="auto"/>
              <w:jc w:val="both"/>
              <w:rPr>
                <w:rFonts w:ascii="Times New Roman" w:hAnsi="Times New Roman" w:cs="Times New Roman"/>
                <w:bCs/>
                <w:color w:val="000000" w:themeColor="text1"/>
                <w:sz w:val="28"/>
                <w:szCs w:val="28"/>
              </w:rPr>
            </w:pPr>
            <w:r w:rsidRPr="00B15C33">
              <w:rPr>
                <w:rFonts w:ascii="Times New Roman" w:hAnsi="Times New Roman" w:cs="Times New Roman"/>
                <w:bCs/>
                <w:color w:val="000000" w:themeColor="text1"/>
                <w:sz w:val="28"/>
                <w:szCs w:val="28"/>
              </w:rPr>
              <w:t xml:space="preserve">Identifiant unique du </w:t>
            </w:r>
            <w:r w:rsidRPr="001A094C">
              <w:rPr>
                <w:rFonts w:ascii="Times New Roman" w:hAnsi="Times New Roman" w:cs="Times New Roman"/>
                <w:bCs/>
                <w:color w:val="000000" w:themeColor="text1"/>
                <w:sz w:val="28"/>
                <w:szCs w:val="28"/>
              </w:rPr>
              <w:t>Domaine</w:t>
            </w:r>
          </w:p>
        </w:tc>
      </w:tr>
      <w:tr w:rsidR="00183DE3" w:rsidRPr="00B15C33" w14:paraId="2866CD10" w14:textId="77777777" w:rsidTr="00183DE3">
        <w:tc>
          <w:tcPr>
            <w:tcW w:w="2880" w:type="dxa"/>
            <w:hideMark/>
          </w:tcPr>
          <w:p w14:paraId="030B2EB4" w14:textId="77777777" w:rsidR="00183DE3" w:rsidRPr="00B15C33" w:rsidRDefault="00183DE3" w:rsidP="00183DE3">
            <w:pPr>
              <w:spacing w:line="360" w:lineRule="auto"/>
              <w:jc w:val="both"/>
              <w:rPr>
                <w:rFonts w:ascii="Times New Roman" w:hAnsi="Times New Roman" w:cs="Times New Roman"/>
                <w:bCs/>
                <w:color w:val="000000" w:themeColor="text1"/>
                <w:sz w:val="28"/>
                <w:szCs w:val="28"/>
              </w:rPr>
            </w:pPr>
            <w:r w:rsidRPr="00B15C33">
              <w:rPr>
                <w:rFonts w:ascii="Times New Roman" w:hAnsi="Times New Roman" w:cs="Times New Roman"/>
                <w:bCs/>
                <w:color w:val="000000" w:themeColor="text1"/>
                <w:sz w:val="28"/>
                <w:szCs w:val="28"/>
              </w:rPr>
              <w:t>Nom</w:t>
            </w:r>
          </w:p>
        </w:tc>
        <w:tc>
          <w:tcPr>
            <w:tcW w:w="2880" w:type="dxa"/>
            <w:hideMark/>
          </w:tcPr>
          <w:p w14:paraId="5F0B6BDB" w14:textId="77777777" w:rsidR="00183DE3" w:rsidRPr="00B15C33" w:rsidRDefault="00183DE3" w:rsidP="00183DE3">
            <w:pPr>
              <w:spacing w:line="360" w:lineRule="auto"/>
              <w:jc w:val="both"/>
              <w:rPr>
                <w:rFonts w:ascii="Times New Roman" w:hAnsi="Times New Roman" w:cs="Times New Roman"/>
                <w:bCs/>
                <w:color w:val="000000" w:themeColor="text1"/>
                <w:sz w:val="28"/>
                <w:szCs w:val="28"/>
              </w:rPr>
            </w:pPr>
            <w:proofErr w:type="gramStart"/>
            <w:r w:rsidRPr="00B15C33">
              <w:rPr>
                <w:rFonts w:ascii="Times New Roman" w:hAnsi="Times New Roman" w:cs="Times New Roman"/>
                <w:bCs/>
                <w:color w:val="000000" w:themeColor="text1"/>
                <w:sz w:val="28"/>
                <w:szCs w:val="28"/>
              </w:rPr>
              <w:t>string</w:t>
            </w:r>
            <w:proofErr w:type="gramEnd"/>
          </w:p>
        </w:tc>
        <w:tc>
          <w:tcPr>
            <w:tcW w:w="2880" w:type="dxa"/>
            <w:hideMark/>
          </w:tcPr>
          <w:p w14:paraId="5435A0CD" w14:textId="77777777" w:rsidR="00183DE3" w:rsidRPr="00B15C33" w:rsidRDefault="00183DE3" w:rsidP="00183DE3">
            <w:pPr>
              <w:spacing w:line="360" w:lineRule="auto"/>
              <w:jc w:val="both"/>
              <w:rPr>
                <w:rFonts w:ascii="Times New Roman" w:hAnsi="Times New Roman" w:cs="Times New Roman"/>
                <w:bCs/>
                <w:color w:val="000000" w:themeColor="text1"/>
                <w:sz w:val="28"/>
                <w:szCs w:val="28"/>
              </w:rPr>
            </w:pPr>
            <w:r w:rsidRPr="00B15C33">
              <w:rPr>
                <w:rFonts w:ascii="Times New Roman" w:hAnsi="Times New Roman" w:cs="Times New Roman"/>
                <w:bCs/>
                <w:color w:val="000000" w:themeColor="text1"/>
                <w:sz w:val="28"/>
                <w:szCs w:val="28"/>
              </w:rPr>
              <w:t>Nom du domaine académique</w:t>
            </w:r>
          </w:p>
        </w:tc>
      </w:tr>
    </w:tbl>
    <w:p w14:paraId="2E415388" w14:textId="0AD5AA92" w:rsidR="00B15C33" w:rsidRPr="001A094C" w:rsidRDefault="00183DE3" w:rsidP="008C5E01">
      <w:pPr>
        <w:spacing w:line="360" w:lineRule="auto"/>
        <w:jc w:val="center"/>
        <w:rPr>
          <w:rFonts w:ascii="Times New Roman" w:hAnsi="Times New Roman" w:cs="Times New Roman"/>
          <w:bCs/>
          <w:color w:val="000000" w:themeColor="text1"/>
          <w:sz w:val="28"/>
          <w:szCs w:val="28"/>
        </w:rPr>
      </w:pPr>
      <w:r w:rsidRPr="001A094C">
        <w:rPr>
          <w:rFonts w:ascii="Times New Roman" w:hAnsi="Times New Roman" w:cs="Times New Roman"/>
          <w:sz w:val="28"/>
          <w:szCs w:val="28"/>
        </w:rPr>
        <w:t xml:space="preserve"> </w:t>
      </w:r>
      <w:r w:rsidR="008C5E01" w:rsidRPr="001A094C">
        <w:rPr>
          <w:rFonts w:ascii="Times New Roman" w:hAnsi="Times New Roman" w:cs="Times New Roman"/>
          <w:sz w:val="28"/>
          <w:szCs w:val="28"/>
        </w:rPr>
        <w:t xml:space="preserve">Tableau </w:t>
      </w:r>
      <w:r w:rsidR="008152ED">
        <w:rPr>
          <w:rFonts w:ascii="Times New Roman" w:hAnsi="Times New Roman" w:cs="Times New Roman"/>
          <w:sz w:val="28"/>
          <w:szCs w:val="28"/>
        </w:rPr>
        <w:t>3</w:t>
      </w:r>
      <w:r w:rsidR="008C5E01" w:rsidRPr="001A094C">
        <w:rPr>
          <w:rFonts w:ascii="Times New Roman" w:hAnsi="Times New Roman" w:cs="Times New Roman"/>
          <w:sz w:val="28"/>
          <w:szCs w:val="28"/>
        </w:rPr>
        <w:t>.10 : structure de la classe Domaine</w:t>
      </w:r>
    </w:p>
    <w:p w14:paraId="34C746E8" w14:textId="77777777" w:rsidR="002169D5" w:rsidRPr="001A094C" w:rsidRDefault="002169D5" w:rsidP="00E7259B">
      <w:pPr>
        <w:spacing w:line="360" w:lineRule="auto"/>
        <w:jc w:val="both"/>
        <w:rPr>
          <w:rFonts w:ascii="Times New Roman" w:hAnsi="Times New Roman" w:cs="Times New Roman"/>
          <w:bCs/>
          <w:color w:val="000000" w:themeColor="text1"/>
          <w:sz w:val="28"/>
          <w:szCs w:val="28"/>
        </w:rPr>
      </w:pPr>
    </w:p>
    <w:p w14:paraId="2F37F10D" w14:textId="6DB6C46E" w:rsidR="008C5E01" w:rsidRPr="001A094C" w:rsidRDefault="002F4839" w:rsidP="008C5E01">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color w:val="000000" w:themeColor="text1"/>
          <w:sz w:val="28"/>
          <w:szCs w:val="28"/>
        </w:rPr>
        <w:t>Classe</w:t>
      </w:r>
      <w:r w:rsidRPr="001A094C">
        <w:rPr>
          <w:rFonts w:ascii="Times New Roman" w:hAnsi="Times New Roman" w:cs="Times New Roman"/>
          <w:b/>
          <w:color w:val="000000" w:themeColor="text1"/>
          <w:sz w:val="28"/>
          <w:szCs w:val="28"/>
        </w:rPr>
        <w:t xml:space="preserve"> </w:t>
      </w:r>
      <w:bookmarkStart w:id="288" w:name="_Hlk202524267"/>
      <w:proofErr w:type="spellStart"/>
      <w:r w:rsidRPr="001A094C">
        <w:rPr>
          <w:rFonts w:ascii="Times New Roman" w:hAnsi="Times New Roman" w:cs="Times New Roman"/>
          <w:b/>
          <w:color w:val="000000" w:themeColor="text1"/>
          <w:sz w:val="28"/>
          <w:szCs w:val="28"/>
        </w:rPr>
        <w:t>Specialite</w:t>
      </w:r>
      <w:bookmarkEnd w:id="288"/>
      <w:proofErr w:type="spellEnd"/>
    </w:p>
    <w:p w14:paraId="1FEFE06D" w14:textId="79AAECDF" w:rsidR="008C5E01" w:rsidRPr="001A094C" w:rsidRDefault="008C5E01" w:rsidP="008C5E01">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Sous-catégorie plus précise d’un domaine, utilisée pour affiner la classification des thèses. Cette classe va contenir </w:t>
      </w:r>
      <w:proofErr w:type="spellStart"/>
      <w:r w:rsidRPr="001A094C">
        <w:rPr>
          <w:rFonts w:ascii="Times New Roman" w:hAnsi="Times New Roman" w:cs="Times New Roman"/>
          <w:bCs/>
          <w:color w:val="000000" w:themeColor="text1"/>
          <w:sz w:val="28"/>
          <w:szCs w:val="28"/>
        </w:rPr>
        <w:t>l’id</w:t>
      </w:r>
      <w:proofErr w:type="spellEnd"/>
      <w:r w:rsidRPr="001A094C">
        <w:rPr>
          <w:rFonts w:ascii="Times New Roman" w:hAnsi="Times New Roman" w:cs="Times New Roman"/>
          <w:bCs/>
          <w:color w:val="000000" w:themeColor="text1"/>
          <w:sz w:val="28"/>
          <w:szCs w:val="28"/>
        </w:rPr>
        <w:t xml:space="preserve"> et le Nom de la spécialité. </w:t>
      </w:r>
    </w:p>
    <w:p w14:paraId="4B782643" w14:textId="77777777" w:rsidR="002169D5" w:rsidRPr="001A094C" w:rsidRDefault="002169D5" w:rsidP="008C5E01">
      <w:pPr>
        <w:spacing w:line="360" w:lineRule="auto"/>
        <w:jc w:val="center"/>
        <w:rPr>
          <w:rFonts w:ascii="Times New Roman" w:hAnsi="Times New Roman" w:cs="Times New Roman"/>
          <w:sz w:val="28"/>
          <w:szCs w:val="28"/>
        </w:rPr>
      </w:pPr>
    </w:p>
    <w:p w14:paraId="27A62020" w14:textId="3DDA8C80" w:rsidR="002169D5" w:rsidRDefault="002169D5" w:rsidP="008C5E01">
      <w:pPr>
        <w:spacing w:line="360" w:lineRule="auto"/>
        <w:jc w:val="center"/>
        <w:rPr>
          <w:rFonts w:ascii="Times New Roman" w:hAnsi="Times New Roman" w:cs="Times New Roman"/>
          <w:sz w:val="28"/>
          <w:szCs w:val="28"/>
        </w:rPr>
      </w:pPr>
    </w:p>
    <w:p w14:paraId="044CDCED" w14:textId="77777777" w:rsidR="00183DE3" w:rsidRPr="001A094C" w:rsidRDefault="00183DE3" w:rsidP="008C5E01">
      <w:pPr>
        <w:spacing w:line="360" w:lineRule="auto"/>
        <w:jc w:val="center"/>
        <w:rPr>
          <w:rFonts w:ascii="Times New Roman" w:hAnsi="Times New Roman" w:cs="Times New Roman"/>
          <w:sz w:val="28"/>
          <w:szCs w:val="28"/>
        </w:rPr>
      </w:pPr>
    </w:p>
    <w:tbl>
      <w:tblPr>
        <w:tblpPr w:leftFromText="141" w:rightFromText="141" w:vertAnchor="text" w:horzAnchor="margin" w:tblpY="4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83DE3" w:rsidRPr="002169D5" w14:paraId="45F62B4D" w14:textId="77777777" w:rsidTr="00183DE3">
        <w:tc>
          <w:tcPr>
            <w:tcW w:w="2880" w:type="dxa"/>
            <w:hideMark/>
          </w:tcPr>
          <w:p w14:paraId="3F9EC83B" w14:textId="77777777" w:rsidR="00183DE3" w:rsidRPr="002169D5" w:rsidRDefault="00183DE3" w:rsidP="00183DE3">
            <w:pPr>
              <w:spacing w:line="360" w:lineRule="auto"/>
              <w:rPr>
                <w:rFonts w:ascii="Times New Roman" w:hAnsi="Times New Roman" w:cs="Times New Roman"/>
                <w:sz w:val="28"/>
                <w:szCs w:val="28"/>
              </w:rPr>
            </w:pPr>
            <w:r w:rsidRPr="002169D5">
              <w:rPr>
                <w:rFonts w:ascii="Times New Roman" w:hAnsi="Times New Roman" w:cs="Times New Roman"/>
                <w:sz w:val="28"/>
                <w:szCs w:val="28"/>
              </w:rPr>
              <w:t>Attribut</w:t>
            </w:r>
          </w:p>
        </w:tc>
        <w:tc>
          <w:tcPr>
            <w:tcW w:w="2880" w:type="dxa"/>
            <w:hideMark/>
          </w:tcPr>
          <w:p w14:paraId="497450BB" w14:textId="77777777" w:rsidR="00183DE3" w:rsidRPr="002169D5" w:rsidRDefault="00183DE3" w:rsidP="00183DE3">
            <w:pPr>
              <w:spacing w:line="360" w:lineRule="auto"/>
              <w:rPr>
                <w:rFonts w:ascii="Times New Roman" w:hAnsi="Times New Roman" w:cs="Times New Roman"/>
                <w:sz w:val="28"/>
                <w:szCs w:val="28"/>
              </w:rPr>
            </w:pPr>
            <w:r w:rsidRPr="002169D5">
              <w:rPr>
                <w:rFonts w:ascii="Times New Roman" w:hAnsi="Times New Roman" w:cs="Times New Roman"/>
                <w:sz w:val="28"/>
                <w:szCs w:val="28"/>
              </w:rPr>
              <w:t>Type</w:t>
            </w:r>
          </w:p>
        </w:tc>
        <w:tc>
          <w:tcPr>
            <w:tcW w:w="2880" w:type="dxa"/>
            <w:hideMark/>
          </w:tcPr>
          <w:p w14:paraId="0E49F2D9" w14:textId="77777777" w:rsidR="00183DE3" w:rsidRPr="002169D5" w:rsidRDefault="00183DE3" w:rsidP="00183DE3">
            <w:pPr>
              <w:spacing w:line="360" w:lineRule="auto"/>
              <w:rPr>
                <w:rFonts w:ascii="Times New Roman" w:hAnsi="Times New Roman" w:cs="Times New Roman"/>
                <w:sz w:val="28"/>
                <w:szCs w:val="28"/>
              </w:rPr>
            </w:pPr>
            <w:r w:rsidRPr="002169D5">
              <w:rPr>
                <w:rFonts w:ascii="Times New Roman" w:hAnsi="Times New Roman" w:cs="Times New Roman"/>
                <w:sz w:val="28"/>
                <w:szCs w:val="28"/>
              </w:rPr>
              <w:t>Description</w:t>
            </w:r>
          </w:p>
        </w:tc>
      </w:tr>
      <w:tr w:rsidR="00183DE3" w:rsidRPr="002169D5" w14:paraId="3AD90E79" w14:textId="77777777" w:rsidTr="00183DE3">
        <w:tc>
          <w:tcPr>
            <w:tcW w:w="2880" w:type="dxa"/>
            <w:hideMark/>
          </w:tcPr>
          <w:p w14:paraId="0FE7F2DB" w14:textId="77777777" w:rsidR="00183DE3" w:rsidRPr="002169D5" w:rsidRDefault="00183DE3" w:rsidP="00183DE3">
            <w:pPr>
              <w:spacing w:line="360" w:lineRule="auto"/>
              <w:rPr>
                <w:rFonts w:ascii="Times New Roman" w:hAnsi="Times New Roman" w:cs="Times New Roman"/>
                <w:sz w:val="28"/>
                <w:szCs w:val="28"/>
              </w:rPr>
            </w:pPr>
            <w:proofErr w:type="gramStart"/>
            <w:r w:rsidRPr="002169D5">
              <w:rPr>
                <w:rFonts w:ascii="Times New Roman" w:hAnsi="Times New Roman" w:cs="Times New Roman"/>
                <w:sz w:val="28"/>
                <w:szCs w:val="28"/>
              </w:rPr>
              <w:t>id</w:t>
            </w:r>
            <w:proofErr w:type="gramEnd"/>
            <w:r w:rsidRPr="002169D5">
              <w:rPr>
                <w:rFonts w:ascii="Times New Roman" w:hAnsi="Times New Roman" w:cs="Times New Roman"/>
                <w:sz w:val="28"/>
                <w:szCs w:val="28"/>
              </w:rPr>
              <w:t xml:space="preserve"> (PK)</w:t>
            </w:r>
          </w:p>
        </w:tc>
        <w:tc>
          <w:tcPr>
            <w:tcW w:w="2880" w:type="dxa"/>
            <w:hideMark/>
          </w:tcPr>
          <w:p w14:paraId="505C72C8" w14:textId="77777777" w:rsidR="00183DE3" w:rsidRPr="002169D5" w:rsidRDefault="00183DE3" w:rsidP="00183DE3">
            <w:pPr>
              <w:spacing w:line="360" w:lineRule="auto"/>
              <w:rPr>
                <w:rFonts w:ascii="Times New Roman" w:hAnsi="Times New Roman" w:cs="Times New Roman"/>
                <w:sz w:val="28"/>
                <w:szCs w:val="28"/>
              </w:rPr>
            </w:pPr>
            <w:r w:rsidRPr="002169D5">
              <w:rPr>
                <w:rFonts w:ascii="Times New Roman" w:hAnsi="Times New Roman" w:cs="Times New Roman"/>
                <w:sz w:val="28"/>
                <w:szCs w:val="28"/>
              </w:rPr>
              <w:t>Int</w:t>
            </w:r>
          </w:p>
        </w:tc>
        <w:tc>
          <w:tcPr>
            <w:tcW w:w="2880" w:type="dxa"/>
            <w:hideMark/>
          </w:tcPr>
          <w:p w14:paraId="05AC377B" w14:textId="77777777" w:rsidR="00183DE3" w:rsidRPr="002169D5" w:rsidRDefault="00183DE3" w:rsidP="00183DE3">
            <w:pPr>
              <w:spacing w:line="360" w:lineRule="auto"/>
              <w:rPr>
                <w:rFonts w:ascii="Times New Roman" w:hAnsi="Times New Roman" w:cs="Times New Roman"/>
                <w:sz w:val="28"/>
                <w:szCs w:val="28"/>
              </w:rPr>
            </w:pPr>
            <w:r w:rsidRPr="002169D5">
              <w:rPr>
                <w:rFonts w:ascii="Times New Roman" w:hAnsi="Times New Roman" w:cs="Times New Roman"/>
                <w:sz w:val="28"/>
                <w:szCs w:val="28"/>
              </w:rPr>
              <w:t>Identifiant unique de la spécialité</w:t>
            </w:r>
          </w:p>
        </w:tc>
      </w:tr>
      <w:tr w:rsidR="00183DE3" w:rsidRPr="002169D5" w14:paraId="04CBB7DA" w14:textId="77777777" w:rsidTr="00183DE3">
        <w:tc>
          <w:tcPr>
            <w:tcW w:w="2880" w:type="dxa"/>
            <w:hideMark/>
          </w:tcPr>
          <w:p w14:paraId="340D18EA" w14:textId="0B847706" w:rsidR="00183DE3" w:rsidRPr="002169D5" w:rsidRDefault="0035681D" w:rsidP="00183DE3">
            <w:pPr>
              <w:spacing w:line="360" w:lineRule="auto"/>
              <w:rPr>
                <w:rFonts w:ascii="Times New Roman" w:hAnsi="Times New Roman" w:cs="Times New Roman"/>
                <w:sz w:val="28"/>
                <w:szCs w:val="28"/>
              </w:rPr>
            </w:pPr>
            <w:r w:rsidRPr="002169D5">
              <w:rPr>
                <w:rFonts w:ascii="Times New Roman" w:hAnsi="Times New Roman" w:cs="Times New Roman"/>
                <w:sz w:val="28"/>
                <w:szCs w:val="28"/>
              </w:rPr>
              <w:t>N</w:t>
            </w:r>
            <w:r w:rsidR="00183DE3" w:rsidRPr="002169D5">
              <w:rPr>
                <w:rFonts w:ascii="Times New Roman" w:hAnsi="Times New Roman" w:cs="Times New Roman"/>
                <w:sz w:val="28"/>
                <w:szCs w:val="28"/>
              </w:rPr>
              <w:t>om</w:t>
            </w:r>
          </w:p>
        </w:tc>
        <w:tc>
          <w:tcPr>
            <w:tcW w:w="2880" w:type="dxa"/>
            <w:hideMark/>
          </w:tcPr>
          <w:p w14:paraId="7581A47E" w14:textId="77777777" w:rsidR="00183DE3" w:rsidRPr="002169D5" w:rsidRDefault="00183DE3" w:rsidP="00183DE3">
            <w:pPr>
              <w:spacing w:line="360" w:lineRule="auto"/>
              <w:rPr>
                <w:rFonts w:ascii="Times New Roman" w:hAnsi="Times New Roman" w:cs="Times New Roman"/>
                <w:sz w:val="28"/>
                <w:szCs w:val="28"/>
              </w:rPr>
            </w:pPr>
            <w:r w:rsidRPr="002169D5">
              <w:rPr>
                <w:rFonts w:ascii="Times New Roman" w:hAnsi="Times New Roman" w:cs="Times New Roman"/>
                <w:sz w:val="28"/>
                <w:szCs w:val="28"/>
              </w:rPr>
              <w:t>String</w:t>
            </w:r>
          </w:p>
        </w:tc>
        <w:tc>
          <w:tcPr>
            <w:tcW w:w="2880" w:type="dxa"/>
            <w:hideMark/>
          </w:tcPr>
          <w:p w14:paraId="09906DAA" w14:textId="77777777" w:rsidR="00183DE3" w:rsidRPr="002169D5" w:rsidRDefault="00183DE3" w:rsidP="00183DE3">
            <w:pPr>
              <w:spacing w:line="360" w:lineRule="auto"/>
              <w:rPr>
                <w:rFonts w:ascii="Times New Roman" w:hAnsi="Times New Roman" w:cs="Times New Roman"/>
                <w:sz w:val="28"/>
                <w:szCs w:val="28"/>
              </w:rPr>
            </w:pPr>
            <w:r w:rsidRPr="002169D5">
              <w:rPr>
                <w:rFonts w:ascii="Times New Roman" w:hAnsi="Times New Roman" w:cs="Times New Roman"/>
                <w:sz w:val="28"/>
                <w:szCs w:val="28"/>
              </w:rPr>
              <w:t>Nom de la spécialité</w:t>
            </w:r>
          </w:p>
        </w:tc>
      </w:tr>
    </w:tbl>
    <w:p w14:paraId="20C5ABDA" w14:textId="1658D64D" w:rsidR="008C5E01" w:rsidRPr="001A094C" w:rsidRDefault="00183DE3" w:rsidP="008C5E01">
      <w:pPr>
        <w:spacing w:line="360" w:lineRule="auto"/>
        <w:jc w:val="center"/>
        <w:rPr>
          <w:rFonts w:ascii="Times New Roman" w:hAnsi="Times New Roman" w:cs="Times New Roman"/>
          <w:sz w:val="28"/>
          <w:szCs w:val="28"/>
        </w:rPr>
      </w:pPr>
      <w:r w:rsidRPr="001A094C">
        <w:rPr>
          <w:rFonts w:ascii="Times New Roman" w:hAnsi="Times New Roman" w:cs="Times New Roman"/>
          <w:sz w:val="28"/>
          <w:szCs w:val="28"/>
        </w:rPr>
        <w:t xml:space="preserve"> </w:t>
      </w:r>
      <w:r w:rsidR="008C5E01" w:rsidRPr="001A094C">
        <w:rPr>
          <w:rFonts w:ascii="Times New Roman" w:hAnsi="Times New Roman" w:cs="Times New Roman"/>
          <w:sz w:val="28"/>
          <w:szCs w:val="28"/>
        </w:rPr>
        <w:t xml:space="preserve">Tableau </w:t>
      </w:r>
      <w:r w:rsidR="008152ED">
        <w:rPr>
          <w:rFonts w:ascii="Times New Roman" w:hAnsi="Times New Roman" w:cs="Times New Roman"/>
          <w:sz w:val="28"/>
          <w:szCs w:val="28"/>
        </w:rPr>
        <w:t>3</w:t>
      </w:r>
      <w:r w:rsidR="008C5E01" w:rsidRPr="001A094C">
        <w:rPr>
          <w:rFonts w:ascii="Times New Roman" w:hAnsi="Times New Roman" w:cs="Times New Roman"/>
          <w:sz w:val="28"/>
          <w:szCs w:val="28"/>
        </w:rPr>
        <w:t>.</w:t>
      </w:r>
      <w:r w:rsidR="00936B1C" w:rsidRPr="001A094C">
        <w:rPr>
          <w:rFonts w:ascii="Times New Roman" w:hAnsi="Times New Roman" w:cs="Times New Roman"/>
          <w:sz w:val="28"/>
          <w:szCs w:val="28"/>
        </w:rPr>
        <w:t>11</w:t>
      </w:r>
      <w:r w:rsidR="008C5E01" w:rsidRPr="001A094C">
        <w:rPr>
          <w:rFonts w:ascii="Times New Roman" w:hAnsi="Times New Roman" w:cs="Times New Roman"/>
          <w:sz w:val="28"/>
          <w:szCs w:val="28"/>
        </w:rPr>
        <w:t xml:space="preserve"> : structure de la classe </w:t>
      </w:r>
      <w:proofErr w:type="spellStart"/>
      <w:r w:rsidR="002A6DFE" w:rsidRPr="001A094C">
        <w:rPr>
          <w:rFonts w:ascii="Times New Roman" w:hAnsi="Times New Roman" w:cs="Times New Roman"/>
          <w:sz w:val="28"/>
          <w:szCs w:val="28"/>
        </w:rPr>
        <w:t>Specialite</w:t>
      </w:r>
      <w:proofErr w:type="spellEnd"/>
    </w:p>
    <w:p w14:paraId="50FED0C6" w14:textId="007A4488" w:rsidR="008C5E01" w:rsidRPr="001A094C" w:rsidRDefault="008C5E01" w:rsidP="00CB7455">
      <w:pPr>
        <w:tabs>
          <w:tab w:val="left" w:pos="210"/>
        </w:tabs>
        <w:spacing w:line="360" w:lineRule="auto"/>
        <w:rPr>
          <w:rFonts w:ascii="Times New Roman" w:hAnsi="Times New Roman" w:cs="Times New Roman"/>
          <w:bCs/>
          <w:color w:val="000000" w:themeColor="text1"/>
          <w:sz w:val="28"/>
          <w:szCs w:val="28"/>
        </w:rPr>
      </w:pPr>
    </w:p>
    <w:p w14:paraId="4492D4DA" w14:textId="77777777" w:rsidR="001D0493" w:rsidRPr="001A094C" w:rsidRDefault="002F4839" w:rsidP="002169D5">
      <w:pPr>
        <w:pStyle w:val="Paragraphedeliste"/>
        <w:numPr>
          <w:ilvl w:val="0"/>
          <w:numId w:val="35"/>
        </w:numPr>
        <w:spacing w:line="360" w:lineRule="auto"/>
        <w:jc w:val="both"/>
        <w:rPr>
          <w:rFonts w:ascii="Times New Roman" w:hAnsi="Times New Roman" w:cs="Times New Roman"/>
          <w:b/>
          <w:color w:val="000000" w:themeColor="text1"/>
          <w:sz w:val="28"/>
          <w:szCs w:val="28"/>
        </w:rPr>
      </w:pPr>
      <w:r w:rsidRPr="001A094C">
        <w:rPr>
          <w:rFonts w:ascii="Times New Roman" w:hAnsi="Times New Roman" w:cs="Times New Roman"/>
          <w:color w:val="000000" w:themeColor="text1"/>
          <w:sz w:val="28"/>
          <w:szCs w:val="28"/>
        </w:rPr>
        <w:t>Classe</w:t>
      </w:r>
      <w:r w:rsidRPr="001A094C">
        <w:rPr>
          <w:rFonts w:ascii="Times New Roman" w:hAnsi="Times New Roman" w:cs="Times New Roman"/>
          <w:b/>
          <w:color w:val="000000" w:themeColor="text1"/>
          <w:sz w:val="28"/>
          <w:szCs w:val="28"/>
        </w:rPr>
        <w:t xml:space="preserve"> Admin(principal)</w:t>
      </w:r>
    </w:p>
    <w:p w14:paraId="315169E1" w14:textId="4850527A" w:rsidR="002169D5" w:rsidRPr="001A094C" w:rsidRDefault="002169D5" w:rsidP="002169D5">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Administrateur central du système avec des droits complets. Gère </w:t>
      </w:r>
      <w:r w:rsidR="00936B1C" w:rsidRPr="001A094C">
        <w:rPr>
          <w:rFonts w:ascii="Times New Roman" w:hAnsi="Times New Roman" w:cs="Times New Roman"/>
          <w:bCs/>
          <w:color w:val="000000" w:themeColor="text1"/>
          <w:sz w:val="28"/>
          <w:szCs w:val="28"/>
        </w:rPr>
        <w:t>les responsables d’université et</w:t>
      </w:r>
      <w:r w:rsidRPr="001A094C">
        <w:rPr>
          <w:rFonts w:ascii="Times New Roman" w:hAnsi="Times New Roman" w:cs="Times New Roman"/>
          <w:bCs/>
          <w:color w:val="000000" w:themeColor="text1"/>
          <w:sz w:val="28"/>
          <w:szCs w:val="28"/>
        </w:rPr>
        <w:t xml:space="preserve"> les accès.</w:t>
      </w:r>
      <w:r w:rsidR="00936B1C" w:rsidRPr="001A094C">
        <w:rPr>
          <w:rFonts w:ascii="Times New Roman" w:hAnsi="Times New Roman" w:cs="Times New Roman"/>
          <w:bCs/>
          <w:color w:val="000000" w:themeColor="text1"/>
          <w:sz w:val="28"/>
          <w:szCs w:val="28"/>
        </w:rPr>
        <w:t xml:space="preserve"> Cette classe va contenir les informations personnelles et de connexion d</w:t>
      </w:r>
      <w:r w:rsidR="00B55306" w:rsidRPr="001A094C">
        <w:rPr>
          <w:rFonts w:ascii="Times New Roman" w:hAnsi="Times New Roman" w:cs="Times New Roman"/>
          <w:bCs/>
          <w:color w:val="000000" w:themeColor="text1"/>
          <w:sz w:val="28"/>
          <w:szCs w:val="28"/>
        </w:rPr>
        <w:t>e l’administrateur principal.</w:t>
      </w:r>
    </w:p>
    <w:tbl>
      <w:tblPr>
        <w:tblpPr w:leftFromText="141" w:rightFromText="141" w:vertAnchor="text" w:tblpY="48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1410"/>
        <w:gridCol w:w="5463"/>
      </w:tblGrid>
      <w:tr w:rsidR="00183DE3" w:rsidRPr="00B55306" w14:paraId="258473BE" w14:textId="77777777" w:rsidTr="0026741B">
        <w:tc>
          <w:tcPr>
            <w:tcW w:w="1208" w:type="pct"/>
            <w:hideMark/>
          </w:tcPr>
          <w:p w14:paraId="6BFC8490"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Attribut</w:t>
            </w:r>
          </w:p>
        </w:tc>
        <w:tc>
          <w:tcPr>
            <w:tcW w:w="778" w:type="pct"/>
            <w:hideMark/>
          </w:tcPr>
          <w:p w14:paraId="51768A3D"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Type</w:t>
            </w:r>
          </w:p>
        </w:tc>
        <w:tc>
          <w:tcPr>
            <w:tcW w:w="3014" w:type="pct"/>
            <w:hideMark/>
          </w:tcPr>
          <w:p w14:paraId="4BA21ECD"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Description</w:t>
            </w:r>
          </w:p>
        </w:tc>
      </w:tr>
      <w:tr w:rsidR="00183DE3" w:rsidRPr="00B55306" w14:paraId="2B8F6681" w14:textId="77777777" w:rsidTr="0026741B">
        <w:tc>
          <w:tcPr>
            <w:tcW w:w="1208" w:type="pct"/>
            <w:hideMark/>
          </w:tcPr>
          <w:p w14:paraId="65590E9F"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id (PK)</w:t>
            </w:r>
          </w:p>
        </w:tc>
        <w:tc>
          <w:tcPr>
            <w:tcW w:w="778" w:type="pct"/>
            <w:hideMark/>
          </w:tcPr>
          <w:p w14:paraId="2492D85C"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proofErr w:type="spellStart"/>
            <w:r w:rsidRPr="00B55306">
              <w:rPr>
                <w:rFonts w:ascii="Times New Roman" w:hAnsi="Times New Roman" w:cs="Times New Roman"/>
                <w:bCs/>
                <w:color w:val="000000" w:themeColor="text1"/>
                <w:sz w:val="28"/>
                <w:szCs w:val="28"/>
              </w:rPr>
              <w:t>int</w:t>
            </w:r>
            <w:proofErr w:type="spellEnd"/>
          </w:p>
        </w:tc>
        <w:tc>
          <w:tcPr>
            <w:tcW w:w="3014" w:type="pct"/>
            <w:hideMark/>
          </w:tcPr>
          <w:p w14:paraId="3082F8CC"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Identifiant unique de l’admin</w:t>
            </w:r>
          </w:p>
        </w:tc>
      </w:tr>
      <w:tr w:rsidR="00183DE3" w:rsidRPr="00B55306" w14:paraId="018B2D13" w14:textId="77777777" w:rsidTr="0026741B">
        <w:tc>
          <w:tcPr>
            <w:tcW w:w="1208" w:type="pct"/>
            <w:hideMark/>
          </w:tcPr>
          <w:p w14:paraId="375C25C6"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Nom</w:t>
            </w:r>
          </w:p>
        </w:tc>
        <w:tc>
          <w:tcPr>
            <w:tcW w:w="778" w:type="pct"/>
            <w:hideMark/>
          </w:tcPr>
          <w:p w14:paraId="6521FEA2"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string</w:t>
            </w:r>
          </w:p>
        </w:tc>
        <w:tc>
          <w:tcPr>
            <w:tcW w:w="3014" w:type="pct"/>
            <w:hideMark/>
          </w:tcPr>
          <w:p w14:paraId="643287A8"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Nom de l’admin</w:t>
            </w:r>
          </w:p>
        </w:tc>
      </w:tr>
      <w:tr w:rsidR="00183DE3" w:rsidRPr="00B55306" w14:paraId="5237CDEA" w14:textId="77777777" w:rsidTr="0026741B">
        <w:tc>
          <w:tcPr>
            <w:tcW w:w="1208" w:type="pct"/>
            <w:hideMark/>
          </w:tcPr>
          <w:p w14:paraId="534CDABD"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proofErr w:type="spellStart"/>
            <w:r w:rsidRPr="00B55306">
              <w:rPr>
                <w:rFonts w:ascii="Times New Roman" w:hAnsi="Times New Roman" w:cs="Times New Roman"/>
                <w:bCs/>
                <w:color w:val="000000" w:themeColor="text1"/>
                <w:sz w:val="28"/>
                <w:szCs w:val="28"/>
              </w:rPr>
              <w:t>Prenom</w:t>
            </w:r>
            <w:proofErr w:type="spellEnd"/>
          </w:p>
        </w:tc>
        <w:tc>
          <w:tcPr>
            <w:tcW w:w="778" w:type="pct"/>
            <w:hideMark/>
          </w:tcPr>
          <w:p w14:paraId="46705E47" w14:textId="795E66FF" w:rsidR="00183DE3" w:rsidRPr="00B55306" w:rsidRDefault="0035681D"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S</w:t>
            </w:r>
            <w:r w:rsidR="00183DE3" w:rsidRPr="00B55306">
              <w:rPr>
                <w:rFonts w:ascii="Times New Roman" w:hAnsi="Times New Roman" w:cs="Times New Roman"/>
                <w:bCs/>
                <w:color w:val="000000" w:themeColor="text1"/>
                <w:sz w:val="28"/>
                <w:szCs w:val="28"/>
              </w:rPr>
              <w:t>tring</w:t>
            </w:r>
          </w:p>
        </w:tc>
        <w:tc>
          <w:tcPr>
            <w:tcW w:w="3014" w:type="pct"/>
            <w:hideMark/>
          </w:tcPr>
          <w:p w14:paraId="5FDD9206"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Prénom de l’admin</w:t>
            </w:r>
          </w:p>
        </w:tc>
      </w:tr>
      <w:tr w:rsidR="00183DE3" w:rsidRPr="00B55306" w14:paraId="45F3FEF8" w14:textId="77777777" w:rsidTr="0026741B">
        <w:tc>
          <w:tcPr>
            <w:tcW w:w="1208" w:type="pct"/>
            <w:hideMark/>
          </w:tcPr>
          <w:p w14:paraId="41E36CC3"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Mail</w:t>
            </w:r>
          </w:p>
        </w:tc>
        <w:tc>
          <w:tcPr>
            <w:tcW w:w="778" w:type="pct"/>
            <w:hideMark/>
          </w:tcPr>
          <w:p w14:paraId="4CD05E1D" w14:textId="00B2E622" w:rsidR="00183DE3" w:rsidRPr="00B55306" w:rsidRDefault="0035681D"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S</w:t>
            </w:r>
            <w:r w:rsidR="00183DE3" w:rsidRPr="00B55306">
              <w:rPr>
                <w:rFonts w:ascii="Times New Roman" w:hAnsi="Times New Roman" w:cs="Times New Roman"/>
                <w:bCs/>
                <w:color w:val="000000" w:themeColor="text1"/>
                <w:sz w:val="28"/>
                <w:szCs w:val="28"/>
              </w:rPr>
              <w:t>tring</w:t>
            </w:r>
          </w:p>
        </w:tc>
        <w:tc>
          <w:tcPr>
            <w:tcW w:w="3014" w:type="pct"/>
            <w:hideMark/>
          </w:tcPr>
          <w:p w14:paraId="70B7603D"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Email de l’admin</w:t>
            </w:r>
          </w:p>
        </w:tc>
      </w:tr>
      <w:tr w:rsidR="00183DE3" w:rsidRPr="00B55306" w14:paraId="027D0756" w14:textId="77777777" w:rsidTr="0026741B">
        <w:tc>
          <w:tcPr>
            <w:tcW w:w="1208" w:type="pct"/>
            <w:hideMark/>
          </w:tcPr>
          <w:p w14:paraId="3C893ED8"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proofErr w:type="spellStart"/>
            <w:r w:rsidRPr="00B55306">
              <w:rPr>
                <w:rFonts w:ascii="Times New Roman" w:hAnsi="Times New Roman" w:cs="Times New Roman"/>
                <w:bCs/>
                <w:color w:val="000000" w:themeColor="text1"/>
                <w:sz w:val="28"/>
                <w:szCs w:val="28"/>
              </w:rPr>
              <w:t>mot_passe</w:t>
            </w:r>
            <w:proofErr w:type="spellEnd"/>
          </w:p>
        </w:tc>
        <w:tc>
          <w:tcPr>
            <w:tcW w:w="778" w:type="pct"/>
            <w:hideMark/>
          </w:tcPr>
          <w:p w14:paraId="783CBAA2" w14:textId="7EBFABBC" w:rsidR="00183DE3" w:rsidRPr="00B55306" w:rsidRDefault="0035681D"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S</w:t>
            </w:r>
            <w:r w:rsidR="00183DE3" w:rsidRPr="00B55306">
              <w:rPr>
                <w:rFonts w:ascii="Times New Roman" w:hAnsi="Times New Roman" w:cs="Times New Roman"/>
                <w:bCs/>
                <w:color w:val="000000" w:themeColor="text1"/>
                <w:sz w:val="28"/>
                <w:szCs w:val="28"/>
              </w:rPr>
              <w:t>tring</w:t>
            </w:r>
          </w:p>
        </w:tc>
        <w:tc>
          <w:tcPr>
            <w:tcW w:w="3014" w:type="pct"/>
            <w:hideMark/>
          </w:tcPr>
          <w:p w14:paraId="4CD0D4B5"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Mot de passe crypté</w:t>
            </w:r>
          </w:p>
        </w:tc>
      </w:tr>
    </w:tbl>
    <w:p w14:paraId="4B7AFE94" w14:textId="118F3115" w:rsidR="00B55306" w:rsidRPr="001A094C" w:rsidRDefault="00183DE3" w:rsidP="00B55306">
      <w:pPr>
        <w:spacing w:line="360" w:lineRule="auto"/>
        <w:jc w:val="center"/>
        <w:rPr>
          <w:rFonts w:ascii="Times New Roman" w:hAnsi="Times New Roman" w:cs="Times New Roman"/>
          <w:sz w:val="28"/>
          <w:szCs w:val="28"/>
        </w:rPr>
      </w:pPr>
      <w:r w:rsidRPr="001A094C">
        <w:rPr>
          <w:rFonts w:ascii="Times New Roman" w:hAnsi="Times New Roman" w:cs="Times New Roman"/>
          <w:sz w:val="28"/>
          <w:szCs w:val="28"/>
        </w:rPr>
        <w:t xml:space="preserve"> </w:t>
      </w:r>
      <w:r w:rsidR="00B55306" w:rsidRPr="001A094C">
        <w:rPr>
          <w:rFonts w:ascii="Times New Roman" w:hAnsi="Times New Roman" w:cs="Times New Roman"/>
          <w:sz w:val="28"/>
          <w:szCs w:val="28"/>
        </w:rPr>
        <w:t xml:space="preserve">Tableau </w:t>
      </w:r>
      <w:r w:rsidR="008152ED">
        <w:rPr>
          <w:rFonts w:ascii="Times New Roman" w:hAnsi="Times New Roman" w:cs="Times New Roman"/>
          <w:sz w:val="28"/>
          <w:szCs w:val="28"/>
        </w:rPr>
        <w:t>3</w:t>
      </w:r>
      <w:r w:rsidR="00B55306" w:rsidRPr="001A094C">
        <w:rPr>
          <w:rFonts w:ascii="Times New Roman" w:hAnsi="Times New Roman" w:cs="Times New Roman"/>
          <w:sz w:val="28"/>
          <w:szCs w:val="28"/>
        </w:rPr>
        <w:t xml:space="preserve">.12 : structure de la classe </w:t>
      </w:r>
      <w:r w:rsidR="002A6DFE" w:rsidRPr="001A094C">
        <w:rPr>
          <w:rFonts w:ascii="Times New Roman" w:hAnsi="Times New Roman" w:cs="Times New Roman"/>
          <w:sz w:val="28"/>
          <w:szCs w:val="28"/>
        </w:rPr>
        <w:t>Admin(principal)</w:t>
      </w:r>
    </w:p>
    <w:p w14:paraId="60286235" w14:textId="77777777" w:rsidR="00B55306" w:rsidRPr="001A094C" w:rsidRDefault="00B55306" w:rsidP="002169D5">
      <w:pPr>
        <w:spacing w:line="360" w:lineRule="auto"/>
        <w:jc w:val="both"/>
        <w:rPr>
          <w:rFonts w:ascii="Times New Roman" w:hAnsi="Times New Roman" w:cs="Times New Roman"/>
          <w:bCs/>
          <w:color w:val="000000" w:themeColor="text1"/>
          <w:sz w:val="28"/>
          <w:szCs w:val="28"/>
        </w:rPr>
      </w:pPr>
    </w:p>
    <w:p w14:paraId="7514AB50" w14:textId="77777777" w:rsidR="001D0493" w:rsidRPr="0072060C" w:rsidRDefault="002F4839" w:rsidP="0072060C">
      <w:pPr>
        <w:pStyle w:val="Paragraphedeliste"/>
        <w:numPr>
          <w:ilvl w:val="0"/>
          <w:numId w:val="37"/>
        </w:numPr>
        <w:spacing w:line="360" w:lineRule="auto"/>
        <w:jc w:val="both"/>
        <w:rPr>
          <w:rFonts w:ascii="Times New Roman" w:hAnsi="Times New Roman" w:cs="Times New Roman"/>
          <w:b/>
          <w:color w:val="000000" w:themeColor="text1"/>
          <w:sz w:val="28"/>
          <w:szCs w:val="28"/>
        </w:rPr>
      </w:pPr>
      <w:r w:rsidRPr="0072060C">
        <w:rPr>
          <w:rFonts w:ascii="Times New Roman" w:hAnsi="Times New Roman" w:cs="Times New Roman"/>
          <w:bCs/>
          <w:color w:val="000000" w:themeColor="text1"/>
          <w:sz w:val="28"/>
          <w:szCs w:val="28"/>
        </w:rPr>
        <w:t>Classe</w:t>
      </w:r>
      <w:r w:rsidRPr="0072060C">
        <w:rPr>
          <w:rFonts w:ascii="Times New Roman" w:hAnsi="Times New Roman" w:cs="Times New Roman"/>
          <w:b/>
          <w:color w:val="000000" w:themeColor="text1"/>
          <w:sz w:val="28"/>
          <w:szCs w:val="28"/>
        </w:rPr>
        <w:t xml:space="preserve"> Responsable </w:t>
      </w:r>
    </w:p>
    <w:p w14:paraId="26E42396" w14:textId="79185430" w:rsidR="00B55306" w:rsidRPr="001A094C" w:rsidRDefault="00B55306" w:rsidP="00B55306">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Il fait référence au responsable de chaque université.</w:t>
      </w:r>
      <w:r w:rsidRPr="001A094C">
        <w:rPr>
          <w:rFonts w:ascii="Times New Roman" w:hAnsi="Times New Roman" w:cs="Times New Roman"/>
          <w:b/>
          <w:color w:val="000000" w:themeColor="text1"/>
          <w:sz w:val="28"/>
          <w:szCs w:val="28"/>
        </w:rPr>
        <w:t xml:space="preserve"> </w:t>
      </w:r>
      <w:r w:rsidRPr="001A094C">
        <w:rPr>
          <w:rFonts w:ascii="Times New Roman" w:hAnsi="Times New Roman" w:cs="Times New Roman"/>
          <w:bCs/>
          <w:color w:val="000000" w:themeColor="text1"/>
          <w:sz w:val="28"/>
          <w:szCs w:val="28"/>
        </w:rPr>
        <w:t>Cette classe va contenir ses informations personnelles et de connexion.</w:t>
      </w:r>
    </w:p>
    <w:p w14:paraId="3C970A78" w14:textId="77777777" w:rsidR="00CB7455" w:rsidRDefault="00CB7455" w:rsidP="00B55306">
      <w:pPr>
        <w:spacing w:line="360" w:lineRule="auto"/>
        <w:jc w:val="center"/>
        <w:rPr>
          <w:rFonts w:ascii="Times New Roman" w:hAnsi="Times New Roman" w:cs="Times New Roman"/>
          <w:sz w:val="28"/>
          <w:szCs w:val="28"/>
        </w:rPr>
      </w:pPr>
    </w:p>
    <w:tbl>
      <w:tblPr>
        <w:tblpPr w:leftFromText="141" w:rightFromText="141" w:vertAnchor="text" w:horzAnchor="margin" w:tblpY="4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83DE3" w:rsidRPr="00B55306" w14:paraId="25E9E629" w14:textId="77777777" w:rsidTr="00183DE3">
        <w:tc>
          <w:tcPr>
            <w:tcW w:w="2880" w:type="dxa"/>
            <w:hideMark/>
          </w:tcPr>
          <w:p w14:paraId="2AAE1B74"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lastRenderedPageBreak/>
              <w:t>Attribut</w:t>
            </w:r>
          </w:p>
        </w:tc>
        <w:tc>
          <w:tcPr>
            <w:tcW w:w="2880" w:type="dxa"/>
            <w:hideMark/>
          </w:tcPr>
          <w:p w14:paraId="746008E1"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Type</w:t>
            </w:r>
          </w:p>
        </w:tc>
        <w:tc>
          <w:tcPr>
            <w:tcW w:w="2880" w:type="dxa"/>
            <w:hideMark/>
          </w:tcPr>
          <w:p w14:paraId="2341947B"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Description</w:t>
            </w:r>
          </w:p>
        </w:tc>
      </w:tr>
      <w:tr w:rsidR="00183DE3" w:rsidRPr="00B55306" w14:paraId="6183B52B" w14:textId="77777777" w:rsidTr="00183DE3">
        <w:tc>
          <w:tcPr>
            <w:tcW w:w="2880" w:type="dxa"/>
            <w:hideMark/>
          </w:tcPr>
          <w:p w14:paraId="192F8492"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id (PK)</w:t>
            </w:r>
          </w:p>
        </w:tc>
        <w:tc>
          <w:tcPr>
            <w:tcW w:w="2880" w:type="dxa"/>
            <w:hideMark/>
          </w:tcPr>
          <w:p w14:paraId="4EFD8811"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proofErr w:type="spellStart"/>
            <w:r w:rsidRPr="00B55306">
              <w:rPr>
                <w:rFonts w:ascii="Times New Roman" w:hAnsi="Times New Roman" w:cs="Times New Roman"/>
                <w:bCs/>
                <w:color w:val="000000" w:themeColor="text1"/>
                <w:sz w:val="28"/>
                <w:szCs w:val="28"/>
              </w:rPr>
              <w:t>int</w:t>
            </w:r>
            <w:proofErr w:type="spellEnd"/>
          </w:p>
        </w:tc>
        <w:tc>
          <w:tcPr>
            <w:tcW w:w="2880" w:type="dxa"/>
            <w:hideMark/>
          </w:tcPr>
          <w:p w14:paraId="6F59C266"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Identifiant unique du responsable</w:t>
            </w:r>
          </w:p>
        </w:tc>
      </w:tr>
      <w:tr w:rsidR="00183DE3" w:rsidRPr="00B55306" w14:paraId="1EE46C6A" w14:textId="77777777" w:rsidTr="00183DE3">
        <w:tc>
          <w:tcPr>
            <w:tcW w:w="2880" w:type="dxa"/>
            <w:hideMark/>
          </w:tcPr>
          <w:p w14:paraId="14CA250A"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Nom</w:t>
            </w:r>
          </w:p>
        </w:tc>
        <w:tc>
          <w:tcPr>
            <w:tcW w:w="2880" w:type="dxa"/>
            <w:hideMark/>
          </w:tcPr>
          <w:p w14:paraId="29FBB21F"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string</w:t>
            </w:r>
          </w:p>
        </w:tc>
        <w:tc>
          <w:tcPr>
            <w:tcW w:w="2880" w:type="dxa"/>
            <w:hideMark/>
          </w:tcPr>
          <w:p w14:paraId="37ED1FA9"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Nom du responsable</w:t>
            </w:r>
          </w:p>
        </w:tc>
      </w:tr>
      <w:tr w:rsidR="00183DE3" w:rsidRPr="00B55306" w14:paraId="35712BDD" w14:textId="77777777" w:rsidTr="00183DE3">
        <w:tc>
          <w:tcPr>
            <w:tcW w:w="2880" w:type="dxa"/>
            <w:hideMark/>
          </w:tcPr>
          <w:p w14:paraId="3C1FE611"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proofErr w:type="spellStart"/>
            <w:r w:rsidRPr="00B55306">
              <w:rPr>
                <w:rFonts w:ascii="Times New Roman" w:hAnsi="Times New Roman" w:cs="Times New Roman"/>
                <w:bCs/>
                <w:color w:val="000000" w:themeColor="text1"/>
                <w:sz w:val="28"/>
                <w:szCs w:val="28"/>
              </w:rPr>
              <w:t>Prenom</w:t>
            </w:r>
            <w:proofErr w:type="spellEnd"/>
          </w:p>
        </w:tc>
        <w:tc>
          <w:tcPr>
            <w:tcW w:w="2880" w:type="dxa"/>
            <w:hideMark/>
          </w:tcPr>
          <w:p w14:paraId="2EC9DF90"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string</w:t>
            </w:r>
          </w:p>
        </w:tc>
        <w:tc>
          <w:tcPr>
            <w:tcW w:w="2880" w:type="dxa"/>
            <w:hideMark/>
          </w:tcPr>
          <w:p w14:paraId="1192526F"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Prénom du responsable</w:t>
            </w:r>
          </w:p>
        </w:tc>
      </w:tr>
      <w:tr w:rsidR="00183DE3" w:rsidRPr="00B55306" w14:paraId="08C23279" w14:textId="77777777" w:rsidTr="00183DE3">
        <w:tc>
          <w:tcPr>
            <w:tcW w:w="2880" w:type="dxa"/>
            <w:hideMark/>
          </w:tcPr>
          <w:p w14:paraId="51AC9853"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Mail</w:t>
            </w:r>
          </w:p>
        </w:tc>
        <w:tc>
          <w:tcPr>
            <w:tcW w:w="2880" w:type="dxa"/>
            <w:hideMark/>
          </w:tcPr>
          <w:p w14:paraId="655C763A"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string</w:t>
            </w:r>
          </w:p>
        </w:tc>
        <w:tc>
          <w:tcPr>
            <w:tcW w:w="2880" w:type="dxa"/>
            <w:hideMark/>
          </w:tcPr>
          <w:p w14:paraId="27307340"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Adresse email</w:t>
            </w:r>
          </w:p>
        </w:tc>
      </w:tr>
      <w:tr w:rsidR="00183DE3" w:rsidRPr="00B55306" w14:paraId="30B641CD" w14:textId="77777777" w:rsidTr="00183DE3">
        <w:tc>
          <w:tcPr>
            <w:tcW w:w="2880" w:type="dxa"/>
            <w:hideMark/>
          </w:tcPr>
          <w:p w14:paraId="1D1705BB"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proofErr w:type="spellStart"/>
            <w:r w:rsidRPr="00B55306">
              <w:rPr>
                <w:rFonts w:ascii="Times New Roman" w:hAnsi="Times New Roman" w:cs="Times New Roman"/>
                <w:bCs/>
                <w:color w:val="000000" w:themeColor="text1"/>
                <w:sz w:val="28"/>
                <w:szCs w:val="28"/>
              </w:rPr>
              <w:t>mot_passe</w:t>
            </w:r>
            <w:proofErr w:type="spellEnd"/>
          </w:p>
        </w:tc>
        <w:tc>
          <w:tcPr>
            <w:tcW w:w="2880" w:type="dxa"/>
            <w:hideMark/>
          </w:tcPr>
          <w:p w14:paraId="17438C23"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string</w:t>
            </w:r>
          </w:p>
        </w:tc>
        <w:tc>
          <w:tcPr>
            <w:tcW w:w="2880" w:type="dxa"/>
            <w:hideMark/>
          </w:tcPr>
          <w:p w14:paraId="1563CCD8" w14:textId="77777777" w:rsidR="00183DE3" w:rsidRPr="00B55306" w:rsidRDefault="00183DE3" w:rsidP="00183DE3">
            <w:pPr>
              <w:spacing w:line="360" w:lineRule="auto"/>
              <w:jc w:val="both"/>
              <w:rPr>
                <w:rFonts w:ascii="Times New Roman" w:hAnsi="Times New Roman" w:cs="Times New Roman"/>
                <w:bCs/>
                <w:color w:val="000000" w:themeColor="text1"/>
                <w:sz w:val="28"/>
                <w:szCs w:val="28"/>
              </w:rPr>
            </w:pPr>
            <w:r w:rsidRPr="00B55306">
              <w:rPr>
                <w:rFonts w:ascii="Times New Roman" w:hAnsi="Times New Roman" w:cs="Times New Roman"/>
                <w:bCs/>
                <w:color w:val="000000" w:themeColor="text1"/>
                <w:sz w:val="28"/>
                <w:szCs w:val="28"/>
              </w:rPr>
              <w:t>Mot de passe crypté</w:t>
            </w:r>
          </w:p>
        </w:tc>
      </w:tr>
    </w:tbl>
    <w:p w14:paraId="12C64800" w14:textId="5B072C50" w:rsidR="00B55306" w:rsidRPr="001A094C" w:rsidRDefault="00183DE3" w:rsidP="00B55306">
      <w:pPr>
        <w:spacing w:line="360" w:lineRule="auto"/>
        <w:jc w:val="center"/>
        <w:rPr>
          <w:rFonts w:ascii="Times New Roman" w:hAnsi="Times New Roman" w:cs="Times New Roman"/>
          <w:sz w:val="28"/>
          <w:szCs w:val="28"/>
        </w:rPr>
      </w:pPr>
      <w:r w:rsidRPr="001A094C">
        <w:rPr>
          <w:rFonts w:ascii="Times New Roman" w:hAnsi="Times New Roman" w:cs="Times New Roman"/>
          <w:sz w:val="28"/>
          <w:szCs w:val="28"/>
        </w:rPr>
        <w:t xml:space="preserve"> </w:t>
      </w:r>
      <w:r w:rsidR="00B55306" w:rsidRPr="001A094C">
        <w:rPr>
          <w:rFonts w:ascii="Times New Roman" w:hAnsi="Times New Roman" w:cs="Times New Roman"/>
          <w:sz w:val="28"/>
          <w:szCs w:val="28"/>
        </w:rPr>
        <w:t xml:space="preserve">Tableau </w:t>
      </w:r>
      <w:r w:rsidR="008152ED">
        <w:rPr>
          <w:rFonts w:ascii="Times New Roman" w:hAnsi="Times New Roman" w:cs="Times New Roman"/>
          <w:sz w:val="28"/>
          <w:szCs w:val="28"/>
        </w:rPr>
        <w:t>3</w:t>
      </w:r>
      <w:r w:rsidR="00B55306" w:rsidRPr="001A094C">
        <w:rPr>
          <w:rFonts w:ascii="Times New Roman" w:hAnsi="Times New Roman" w:cs="Times New Roman"/>
          <w:sz w:val="28"/>
          <w:szCs w:val="28"/>
        </w:rPr>
        <w:t>.1</w:t>
      </w:r>
      <w:r w:rsidR="008152ED">
        <w:rPr>
          <w:rFonts w:ascii="Times New Roman" w:hAnsi="Times New Roman" w:cs="Times New Roman"/>
          <w:sz w:val="28"/>
          <w:szCs w:val="28"/>
        </w:rPr>
        <w:t>3</w:t>
      </w:r>
      <w:r w:rsidR="00B55306" w:rsidRPr="001A094C">
        <w:rPr>
          <w:rFonts w:ascii="Times New Roman" w:hAnsi="Times New Roman" w:cs="Times New Roman"/>
          <w:sz w:val="28"/>
          <w:szCs w:val="28"/>
        </w:rPr>
        <w:t> : structure de la classe Responsable</w:t>
      </w:r>
    </w:p>
    <w:p w14:paraId="232B03A4" w14:textId="77777777" w:rsidR="002673BA" w:rsidRPr="001A094C" w:rsidRDefault="002673BA" w:rsidP="00B55306">
      <w:pPr>
        <w:spacing w:line="360" w:lineRule="auto"/>
        <w:jc w:val="both"/>
        <w:rPr>
          <w:rFonts w:ascii="Times New Roman" w:hAnsi="Times New Roman" w:cs="Times New Roman"/>
          <w:b/>
          <w:color w:val="000000" w:themeColor="text1"/>
          <w:sz w:val="28"/>
          <w:szCs w:val="28"/>
        </w:rPr>
      </w:pPr>
    </w:p>
    <w:p w14:paraId="6C169233" w14:textId="634768B4" w:rsidR="009A65ED" w:rsidRPr="001A094C" w:rsidRDefault="008152ED" w:rsidP="002673BA">
      <w:pPr>
        <w:pStyle w:val="Sansinterligne"/>
      </w:pPr>
      <w:r>
        <w:t>3</w:t>
      </w:r>
      <w:r w:rsidR="002673BA" w:rsidRPr="001A094C">
        <w:t xml:space="preserve">.2.2.1 </w:t>
      </w:r>
      <w:r w:rsidR="002F4839" w:rsidRPr="001A094C">
        <w:t xml:space="preserve">Explication des choix relationnels </w:t>
      </w:r>
    </w:p>
    <w:p w14:paraId="38F3945B" w14:textId="77777777" w:rsidR="009A65ED" w:rsidRPr="001A094C" w:rsidRDefault="009A65ED" w:rsidP="00E7259B">
      <w:pPr>
        <w:pStyle w:val="Paragraphedeliste"/>
        <w:spacing w:line="360" w:lineRule="auto"/>
        <w:ind w:left="1080"/>
        <w:jc w:val="both"/>
        <w:rPr>
          <w:rFonts w:ascii="Times New Roman" w:hAnsi="Times New Roman" w:cs="Times New Roman"/>
          <w:b/>
          <w:color w:val="000000" w:themeColor="text1"/>
          <w:sz w:val="28"/>
          <w:szCs w:val="28"/>
        </w:rPr>
      </w:pPr>
    </w:p>
    <w:p w14:paraId="738F3B33" w14:textId="77777777" w:rsidR="009A614A" w:rsidRPr="001A094C" w:rsidRDefault="002F4839" w:rsidP="00707854">
      <w:pPr>
        <w:pStyle w:val="Paragraphedeliste"/>
        <w:numPr>
          <w:ilvl w:val="0"/>
          <w:numId w:val="35"/>
        </w:numPr>
        <w:spacing w:line="360" w:lineRule="auto"/>
        <w:jc w:val="both"/>
        <w:rPr>
          <w:rFonts w:ascii="Times New Roman" w:hAnsi="Times New Roman" w:cs="Times New Roman"/>
          <w:b/>
          <w:bCs/>
          <w:color w:val="000000" w:themeColor="text1"/>
          <w:sz w:val="28"/>
          <w:szCs w:val="28"/>
        </w:rPr>
      </w:pPr>
      <w:r w:rsidRPr="001A094C">
        <w:rPr>
          <w:rFonts w:ascii="Times New Roman" w:hAnsi="Times New Roman" w:cs="Times New Roman"/>
          <w:b/>
          <w:bCs/>
          <w:color w:val="000000" w:themeColor="text1"/>
          <w:sz w:val="28"/>
          <w:szCs w:val="28"/>
        </w:rPr>
        <w:t>Association entre Auteur et Thèse</w:t>
      </w:r>
    </w:p>
    <w:p w14:paraId="1FF1B836" w14:textId="742C0CB3" w:rsidR="00B220D1" w:rsidRPr="001A094C" w:rsidRDefault="002F4839" w:rsidP="00E7259B">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Chaque Auteur peut écrire </w:t>
      </w:r>
      <w:r w:rsidR="00C35A90" w:rsidRPr="001A094C">
        <w:rPr>
          <w:rFonts w:ascii="Times New Roman" w:hAnsi="Times New Roman" w:cs="Times New Roman"/>
          <w:bCs/>
          <w:color w:val="000000" w:themeColor="text1"/>
          <w:sz w:val="28"/>
          <w:szCs w:val="28"/>
        </w:rPr>
        <w:t>une seule</w:t>
      </w:r>
      <w:r w:rsidRPr="001A094C">
        <w:rPr>
          <w:rFonts w:ascii="Times New Roman" w:hAnsi="Times New Roman" w:cs="Times New Roman"/>
          <w:bCs/>
          <w:color w:val="000000" w:themeColor="text1"/>
          <w:sz w:val="28"/>
          <w:szCs w:val="28"/>
        </w:rPr>
        <w:t xml:space="preserve"> thèse (1), chaque</w:t>
      </w:r>
      <w:r w:rsidR="00C35A90" w:rsidRPr="001A094C">
        <w:rPr>
          <w:rFonts w:ascii="Times New Roman" w:hAnsi="Times New Roman" w:cs="Times New Roman"/>
          <w:bCs/>
          <w:color w:val="000000" w:themeColor="text1"/>
          <w:sz w:val="28"/>
          <w:szCs w:val="28"/>
        </w:rPr>
        <w:t xml:space="preserve"> Thèse est écrite</w:t>
      </w:r>
      <w:r w:rsidRPr="001A094C">
        <w:rPr>
          <w:rFonts w:ascii="Times New Roman" w:hAnsi="Times New Roman" w:cs="Times New Roman"/>
          <w:bCs/>
          <w:color w:val="000000" w:themeColor="text1"/>
          <w:sz w:val="28"/>
          <w:szCs w:val="28"/>
        </w:rPr>
        <w:t xml:space="preserve"> exactement par un Auteur</w:t>
      </w:r>
      <w:r w:rsidR="00693FE9" w:rsidRPr="001A094C">
        <w:rPr>
          <w:rFonts w:ascii="Times New Roman" w:hAnsi="Times New Roman" w:cs="Times New Roman"/>
          <w:bCs/>
          <w:color w:val="000000" w:themeColor="text1"/>
          <w:sz w:val="28"/>
          <w:szCs w:val="28"/>
        </w:rPr>
        <w:t xml:space="preserve"> </w:t>
      </w:r>
      <w:r w:rsidRPr="001A094C">
        <w:rPr>
          <w:rFonts w:ascii="Times New Roman" w:hAnsi="Times New Roman" w:cs="Times New Roman"/>
          <w:bCs/>
          <w:color w:val="000000" w:themeColor="text1"/>
          <w:sz w:val="28"/>
          <w:szCs w:val="28"/>
        </w:rPr>
        <w:t>(1).</w:t>
      </w:r>
      <w:r w:rsidR="00707854" w:rsidRPr="001A094C">
        <w:rPr>
          <w:rFonts w:ascii="Times New Roman" w:hAnsi="Times New Roman" w:cs="Times New Roman"/>
          <w:bCs/>
          <w:color w:val="000000" w:themeColor="text1"/>
          <w:sz w:val="28"/>
          <w:szCs w:val="28"/>
        </w:rPr>
        <w:t xml:space="preserve"> En effet, </w:t>
      </w:r>
      <w:r w:rsidRPr="001A094C">
        <w:rPr>
          <w:rFonts w:ascii="Times New Roman" w:hAnsi="Times New Roman" w:cs="Times New Roman"/>
          <w:bCs/>
          <w:color w:val="000000" w:themeColor="text1"/>
          <w:sz w:val="28"/>
          <w:szCs w:val="28"/>
        </w:rPr>
        <w:t>Chaque Auteur peut avoir une seule thèse sous son nom</w:t>
      </w:r>
      <w:r w:rsidR="00707854" w:rsidRPr="001A094C">
        <w:rPr>
          <w:rFonts w:ascii="Times New Roman" w:hAnsi="Times New Roman" w:cs="Times New Roman"/>
          <w:bCs/>
          <w:color w:val="000000" w:themeColor="text1"/>
          <w:sz w:val="28"/>
          <w:szCs w:val="28"/>
        </w:rPr>
        <w:t xml:space="preserve"> et </w:t>
      </w:r>
      <w:r w:rsidR="00D01452" w:rsidRPr="001A094C">
        <w:rPr>
          <w:rFonts w:ascii="Times New Roman" w:hAnsi="Times New Roman" w:cs="Times New Roman"/>
          <w:bCs/>
          <w:color w:val="000000" w:themeColor="text1"/>
          <w:sz w:val="28"/>
          <w:szCs w:val="28"/>
        </w:rPr>
        <w:t>ne Thèse est toujours attribuée à un Auteur.</w:t>
      </w:r>
    </w:p>
    <w:p w14:paraId="1734C0EB" w14:textId="77777777" w:rsidR="00C35A90" w:rsidRPr="001A094C" w:rsidRDefault="002F4839" w:rsidP="00707854">
      <w:pPr>
        <w:pStyle w:val="Paragraphedeliste"/>
        <w:numPr>
          <w:ilvl w:val="0"/>
          <w:numId w:val="35"/>
        </w:numPr>
        <w:spacing w:line="360" w:lineRule="auto"/>
        <w:jc w:val="both"/>
        <w:rPr>
          <w:rFonts w:ascii="Times New Roman" w:hAnsi="Times New Roman" w:cs="Times New Roman"/>
          <w:b/>
          <w:bCs/>
          <w:color w:val="000000" w:themeColor="text1"/>
          <w:sz w:val="28"/>
          <w:szCs w:val="28"/>
        </w:rPr>
      </w:pPr>
      <w:r w:rsidRPr="001A094C">
        <w:rPr>
          <w:rFonts w:ascii="Times New Roman" w:hAnsi="Times New Roman" w:cs="Times New Roman"/>
          <w:b/>
          <w:bCs/>
          <w:color w:val="000000" w:themeColor="text1"/>
          <w:sz w:val="28"/>
          <w:szCs w:val="28"/>
        </w:rPr>
        <w:t>Association entre Thèses et Département</w:t>
      </w:r>
    </w:p>
    <w:p w14:paraId="3CFAF228" w14:textId="663500FB" w:rsidR="00B220D1" w:rsidRPr="001A094C" w:rsidRDefault="002F4839" w:rsidP="00E7259B">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Chaque</w:t>
      </w:r>
      <w:r w:rsidR="00C35A90" w:rsidRPr="001A094C">
        <w:rPr>
          <w:rFonts w:ascii="Times New Roman" w:hAnsi="Times New Roman" w:cs="Times New Roman"/>
          <w:bCs/>
          <w:color w:val="000000" w:themeColor="text1"/>
          <w:sz w:val="28"/>
          <w:szCs w:val="28"/>
        </w:rPr>
        <w:t xml:space="preserve"> Thèse appartient à un</w:t>
      </w:r>
      <w:r w:rsidRPr="001A094C">
        <w:rPr>
          <w:rFonts w:ascii="Times New Roman" w:hAnsi="Times New Roman" w:cs="Times New Roman"/>
          <w:bCs/>
          <w:color w:val="000000" w:themeColor="text1"/>
          <w:sz w:val="28"/>
          <w:szCs w:val="28"/>
        </w:rPr>
        <w:t xml:space="preserve"> </w:t>
      </w:r>
      <w:r w:rsidR="00ED5FBE" w:rsidRPr="001A094C">
        <w:rPr>
          <w:rFonts w:ascii="Times New Roman" w:hAnsi="Times New Roman" w:cs="Times New Roman"/>
          <w:bCs/>
          <w:color w:val="000000" w:themeColor="text1"/>
          <w:sz w:val="28"/>
          <w:szCs w:val="28"/>
        </w:rPr>
        <w:t>d</w:t>
      </w:r>
      <w:r w:rsidR="00C35A90" w:rsidRPr="001A094C">
        <w:rPr>
          <w:rFonts w:ascii="Times New Roman" w:hAnsi="Times New Roman" w:cs="Times New Roman"/>
          <w:bCs/>
          <w:color w:val="000000" w:themeColor="text1"/>
          <w:sz w:val="28"/>
          <w:szCs w:val="28"/>
        </w:rPr>
        <w:t>épartement</w:t>
      </w:r>
      <w:r w:rsidR="00ED5FBE" w:rsidRPr="001A094C">
        <w:rPr>
          <w:rFonts w:ascii="Times New Roman" w:hAnsi="Times New Roman" w:cs="Times New Roman"/>
          <w:bCs/>
          <w:color w:val="000000" w:themeColor="text1"/>
          <w:sz w:val="28"/>
          <w:szCs w:val="28"/>
        </w:rPr>
        <w:t xml:space="preserve"> </w:t>
      </w:r>
      <w:r w:rsidR="00C35A90" w:rsidRPr="001A094C">
        <w:rPr>
          <w:rFonts w:ascii="Times New Roman" w:hAnsi="Times New Roman" w:cs="Times New Roman"/>
          <w:bCs/>
          <w:color w:val="000000" w:themeColor="text1"/>
          <w:sz w:val="28"/>
          <w:szCs w:val="28"/>
        </w:rPr>
        <w:t>(1), et un Département peut gérer</w:t>
      </w:r>
      <w:r w:rsidRPr="001A094C">
        <w:rPr>
          <w:rFonts w:ascii="Times New Roman" w:hAnsi="Times New Roman" w:cs="Times New Roman"/>
          <w:bCs/>
          <w:color w:val="000000" w:themeColor="text1"/>
          <w:sz w:val="28"/>
          <w:szCs w:val="28"/>
        </w:rPr>
        <w:t xml:space="preserve"> une ou</w:t>
      </w:r>
      <w:r w:rsidR="00A82F07" w:rsidRPr="001A094C">
        <w:rPr>
          <w:rFonts w:ascii="Times New Roman" w:hAnsi="Times New Roman" w:cs="Times New Roman"/>
          <w:bCs/>
          <w:color w:val="000000" w:themeColor="text1"/>
          <w:sz w:val="28"/>
          <w:szCs w:val="28"/>
        </w:rPr>
        <w:t xml:space="preserve"> plusieurs </w:t>
      </w:r>
      <w:r w:rsidR="00D8010D" w:rsidRPr="001A094C">
        <w:rPr>
          <w:rFonts w:ascii="Times New Roman" w:hAnsi="Times New Roman" w:cs="Times New Roman"/>
          <w:bCs/>
          <w:color w:val="000000" w:themeColor="text1"/>
          <w:sz w:val="28"/>
          <w:szCs w:val="28"/>
        </w:rPr>
        <w:t>thèses (</w:t>
      </w:r>
      <w:r w:rsidR="00693FE9" w:rsidRPr="001A094C">
        <w:rPr>
          <w:rFonts w:ascii="Times New Roman" w:hAnsi="Times New Roman" w:cs="Times New Roman"/>
          <w:bCs/>
          <w:color w:val="000000" w:themeColor="text1"/>
          <w:sz w:val="28"/>
          <w:szCs w:val="28"/>
        </w:rPr>
        <w:t>1..</w:t>
      </w:r>
      <w:r w:rsidR="00C35A90" w:rsidRPr="001A094C">
        <w:rPr>
          <w:rFonts w:ascii="Times New Roman" w:hAnsi="Times New Roman" w:cs="Times New Roman"/>
          <w:bCs/>
          <w:color w:val="000000" w:themeColor="text1"/>
          <w:sz w:val="28"/>
          <w:szCs w:val="28"/>
        </w:rPr>
        <w:t xml:space="preserve">*). </w:t>
      </w:r>
      <w:r w:rsidR="001A094C" w:rsidRPr="001A094C">
        <w:rPr>
          <w:rFonts w:ascii="Times New Roman" w:hAnsi="Times New Roman" w:cs="Times New Roman"/>
          <w:bCs/>
          <w:color w:val="000000" w:themeColor="text1"/>
          <w:sz w:val="28"/>
          <w:szCs w:val="28"/>
        </w:rPr>
        <w:t>En effet</w:t>
      </w:r>
      <w:r w:rsidR="00A3209F">
        <w:rPr>
          <w:rFonts w:ascii="Times New Roman" w:hAnsi="Times New Roman" w:cs="Times New Roman"/>
          <w:bCs/>
          <w:color w:val="000000" w:themeColor="text1"/>
          <w:sz w:val="28"/>
          <w:szCs w:val="28"/>
        </w:rPr>
        <w:t>,</w:t>
      </w:r>
      <w:r w:rsidR="001A094C" w:rsidRPr="001A094C">
        <w:rPr>
          <w:rFonts w:ascii="Times New Roman" w:hAnsi="Times New Roman" w:cs="Times New Roman"/>
          <w:bCs/>
          <w:color w:val="000000" w:themeColor="text1"/>
          <w:sz w:val="28"/>
          <w:szCs w:val="28"/>
        </w:rPr>
        <w:t xml:space="preserve"> u</w:t>
      </w:r>
      <w:r w:rsidRPr="001A094C">
        <w:rPr>
          <w:rFonts w:ascii="Times New Roman" w:hAnsi="Times New Roman" w:cs="Times New Roman"/>
          <w:bCs/>
          <w:color w:val="000000" w:themeColor="text1"/>
          <w:sz w:val="28"/>
          <w:szCs w:val="28"/>
        </w:rPr>
        <w:t>ne thèse est rattachée à un département spécifique pour sa gestion académique</w:t>
      </w:r>
      <w:r w:rsidR="001A094C" w:rsidRPr="001A094C">
        <w:rPr>
          <w:rFonts w:ascii="Times New Roman" w:hAnsi="Times New Roman" w:cs="Times New Roman"/>
          <w:bCs/>
          <w:color w:val="000000" w:themeColor="text1"/>
          <w:sz w:val="28"/>
          <w:szCs w:val="28"/>
        </w:rPr>
        <w:t xml:space="preserve"> et u</w:t>
      </w:r>
      <w:r w:rsidRPr="001A094C">
        <w:rPr>
          <w:rFonts w:ascii="Times New Roman" w:hAnsi="Times New Roman" w:cs="Times New Roman"/>
          <w:bCs/>
          <w:color w:val="000000" w:themeColor="text1"/>
          <w:sz w:val="28"/>
          <w:szCs w:val="28"/>
        </w:rPr>
        <w:t>n département peut gérer plusieurs thèses.</w:t>
      </w:r>
    </w:p>
    <w:p w14:paraId="0228ADFE" w14:textId="77777777" w:rsidR="00F55423" w:rsidRPr="001A094C" w:rsidRDefault="002F4839" w:rsidP="001A094C">
      <w:pPr>
        <w:pStyle w:val="Paragraphedeliste"/>
        <w:numPr>
          <w:ilvl w:val="0"/>
          <w:numId w:val="35"/>
        </w:numPr>
        <w:spacing w:line="360" w:lineRule="auto"/>
        <w:jc w:val="both"/>
        <w:rPr>
          <w:rFonts w:ascii="Times New Roman" w:hAnsi="Times New Roman" w:cs="Times New Roman"/>
          <w:b/>
          <w:bCs/>
          <w:color w:val="000000" w:themeColor="text1"/>
          <w:sz w:val="28"/>
          <w:szCs w:val="28"/>
        </w:rPr>
      </w:pPr>
      <w:r w:rsidRPr="001A094C">
        <w:rPr>
          <w:rFonts w:ascii="Times New Roman" w:hAnsi="Times New Roman" w:cs="Times New Roman"/>
          <w:b/>
          <w:bCs/>
          <w:color w:val="000000" w:themeColor="text1"/>
          <w:sz w:val="28"/>
          <w:szCs w:val="28"/>
        </w:rPr>
        <w:t>Association entre Département et Pôle</w:t>
      </w:r>
    </w:p>
    <w:p w14:paraId="25BCDB30" w14:textId="79AC6894" w:rsidR="00B220D1" w:rsidRPr="001A094C" w:rsidRDefault="002F4839" w:rsidP="00E7259B">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Chaque département appartient à un seul pôle (1)</w:t>
      </w:r>
      <w:r w:rsidR="00A82F07" w:rsidRPr="001A094C">
        <w:rPr>
          <w:rFonts w:ascii="Times New Roman" w:hAnsi="Times New Roman" w:cs="Times New Roman"/>
          <w:bCs/>
          <w:color w:val="000000" w:themeColor="text1"/>
          <w:sz w:val="28"/>
          <w:szCs w:val="28"/>
        </w:rPr>
        <w:t xml:space="preserve"> </w:t>
      </w:r>
      <w:r w:rsidRPr="001A094C">
        <w:rPr>
          <w:rFonts w:ascii="Times New Roman" w:hAnsi="Times New Roman" w:cs="Times New Roman"/>
          <w:bCs/>
          <w:color w:val="000000" w:themeColor="text1"/>
          <w:sz w:val="28"/>
          <w:szCs w:val="28"/>
        </w:rPr>
        <w:t xml:space="preserve">et un pôle peut regrouper une ou plusieurs </w:t>
      </w:r>
      <w:r w:rsidR="00A82F07" w:rsidRPr="001A094C">
        <w:rPr>
          <w:rFonts w:ascii="Times New Roman" w:hAnsi="Times New Roman" w:cs="Times New Roman"/>
          <w:bCs/>
          <w:color w:val="000000" w:themeColor="text1"/>
          <w:sz w:val="28"/>
          <w:szCs w:val="28"/>
        </w:rPr>
        <w:t>départements (</w:t>
      </w:r>
      <w:r w:rsidRPr="001A094C">
        <w:rPr>
          <w:rFonts w:ascii="Times New Roman" w:hAnsi="Times New Roman" w:cs="Times New Roman"/>
          <w:bCs/>
          <w:color w:val="000000" w:themeColor="text1"/>
          <w:sz w:val="28"/>
          <w:szCs w:val="28"/>
        </w:rPr>
        <w:t>1..*).</w:t>
      </w:r>
      <w:r w:rsidR="001A094C" w:rsidRPr="001A094C">
        <w:rPr>
          <w:rFonts w:ascii="Times New Roman" w:hAnsi="Times New Roman" w:cs="Times New Roman"/>
          <w:bCs/>
          <w:color w:val="000000" w:themeColor="text1"/>
          <w:sz w:val="28"/>
          <w:szCs w:val="28"/>
        </w:rPr>
        <w:t xml:space="preserve"> En effet</w:t>
      </w:r>
      <w:r w:rsidR="00A3209F">
        <w:rPr>
          <w:rFonts w:ascii="Times New Roman" w:hAnsi="Times New Roman" w:cs="Times New Roman"/>
          <w:bCs/>
          <w:color w:val="000000" w:themeColor="text1"/>
          <w:sz w:val="28"/>
          <w:szCs w:val="28"/>
        </w:rPr>
        <w:t>,</w:t>
      </w:r>
      <w:r w:rsidR="001A094C" w:rsidRPr="001A094C">
        <w:rPr>
          <w:rFonts w:ascii="Times New Roman" w:hAnsi="Times New Roman" w:cs="Times New Roman"/>
          <w:bCs/>
          <w:color w:val="000000" w:themeColor="text1"/>
          <w:sz w:val="28"/>
          <w:szCs w:val="28"/>
        </w:rPr>
        <w:t xml:space="preserve"> l</w:t>
      </w:r>
      <w:r w:rsidRPr="001A094C">
        <w:rPr>
          <w:rFonts w:ascii="Times New Roman" w:hAnsi="Times New Roman" w:cs="Times New Roman"/>
          <w:bCs/>
          <w:color w:val="000000" w:themeColor="text1"/>
          <w:sz w:val="28"/>
          <w:szCs w:val="28"/>
        </w:rPr>
        <w:t>es départements sont organisés en pôles académiques</w:t>
      </w:r>
      <w:r w:rsidR="001A094C" w:rsidRPr="001A094C">
        <w:rPr>
          <w:rFonts w:ascii="Times New Roman" w:hAnsi="Times New Roman" w:cs="Times New Roman"/>
          <w:bCs/>
          <w:color w:val="000000" w:themeColor="text1"/>
          <w:sz w:val="28"/>
          <w:szCs w:val="28"/>
        </w:rPr>
        <w:t xml:space="preserve"> et u</w:t>
      </w:r>
      <w:r w:rsidRPr="001A094C">
        <w:rPr>
          <w:rFonts w:ascii="Times New Roman" w:hAnsi="Times New Roman" w:cs="Times New Roman"/>
          <w:bCs/>
          <w:color w:val="000000" w:themeColor="text1"/>
          <w:sz w:val="28"/>
          <w:szCs w:val="28"/>
        </w:rPr>
        <w:t>n pôle peut inclure plusieurs départements ayant des domaines similaires.</w:t>
      </w:r>
    </w:p>
    <w:p w14:paraId="593190D6" w14:textId="77777777" w:rsidR="00B220D1" w:rsidRPr="00A3209F" w:rsidRDefault="002F4839" w:rsidP="00A3209F">
      <w:pPr>
        <w:pStyle w:val="Paragraphedeliste"/>
        <w:numPr>
          <w:ilvl w:val="0"/>
          <w:numId w:val="36"/>
        </w:numPr>
        <w:spacing w:line="360" w:lineRule="auto"/>
        <w:jc w:val="both"/>
        <w:rPr>
          <w:rFonts w:ascii="Times New Roman" w:hAnsi="Times New Roman" w:cs="Times New Roman"/>
          <w:b/>
          <w:bCs/>
          <w:color w:val="000000" w:themeColor="text1"/>
          <w:sz w:val="28"/>
          <w:szCs w:val="28"/>
        </w:rPr>
      </w:pPr>
      <w:r w:rsidRPr="00A3209F">
        <w:rPr>
          <w:rFonts w:ascii="Times New Roman" w:hAnsi="Times New Roman" w:cs="Times New Roman"/>
          <w:b/>
          <w:bCs/>
          <w:color w:val="000000" w:themeColor="text1"/>
          <w:sz w:val="28"/>
          <w:szCs w:val="28"/>
        </w:rPr>
        <w:lastRenderedPageBreak/>
        <w:t>Assoc</w:t>
      </w:r>
      <w:r w:rsidR="00CB6646" w:rsidRPr="00A3209F">
        <w:rPr>
          <w:rFonts w:ascii="Times New Roman" w:hAnsi="Times New Roman" w:cs="Times New Roman"/>
          <w:b/>
          <w:bCs/>
          <w:color w:val="000000" w:themeColor="text1"/>
          <w:sz w:val="28"/>
          <w:szCs w:val="28"/>
        </w:rPr>
        <w:t>iation entre Université et responsable</w:t>
      </w:r>
      <w:r w:rsidRPr="00A3209F">
        <w:rPr>
          <w:rFonts w:ascii="Times New Roman" w:hAnsi="Times New Roman" w:cs="Times New Roman"/>
          <w:b/>
          <w:bCs/>
          <w:color w:val="000000" w:themeColor="text1"/>
          <w:sz w:val="28"/>
          <w:szCs w:val="28"/>
        </w:rPr>
        <w:t>(université)</w:t>
      </w:r>
    </w:p>
    <w:p w14:paraId="381BD32C" w14:textId="05DC90D1" w:rsidR="00B220D1" w:rsidRPr="00A3209F" w:rsidRDefault="002F4839" w:rsidP="00E7259B">
      <w:pPr>
        <w:spacing w:line="360" w:lineRule="auto"/>
        <w:jc w:val="both"/>
        <w:rPr>
          <w:rFonts w:ascii="Times New Roman" w:hAnsi="Times New Roman" w:cs="Times New Roman"/>
          <w:bCs/>
          <w:color w:val="000000" w:themeColor="text1"/>
          <w:sz w:val="28"/>
          <w:szCs w:val="28"/>
        </w:rPr>
      </w:pPr>
      <w:r w:rsidRPr="001A094C">
        <w:rPr>
          <w:rFonts w:ascii="Times New Roman" w:hAnsi="Times New Roman" w:cs="Times New Roman"/>
          <w:bCs/>
          <w:color w:val="000000" w:themeColor="text1"/>
          <w:sz w:val="28"/>
          <w:szCs w:val="28"/>
        </w:rPr>
        <w:t xml:space="preserve">Chaque université est gérée par un seul administrateur </w:t>
      </w:r>
      <w:r w:rsidR="00C07ECF" w:rsidRPr="001A094C">
        <w:rPr>
          <w:rFonts w:ascii="Times New Roman" w:hAnsi="Times New Roman" w:cs="Times New Roman"/>
          <w:bCs/>
          <w:color w:val="000000" w:themeColor="text1"/>
          <w:sz w:val="28"/>
          <w:szCs w:val="28"/>
        </w:rPr>
        <w:t>principal (</w:t>
      </w:r>
      <w:r w:rsidRPr="001A094C">
        <w:rPr>
          <w:rFonts w:ascii="Times New Roman" w:hAnsi="Times New Roman" w:cs="Times New Roman"/>
          <w:bCs/>
          <w:color w:val="000000" w:themeColor="text1"/>
          <w:sz w:val="28"/>
          <w:szCs w:val="28"/>
        </w:rPr>
        <w:t xml:space="preserve">1), et </w:t>
      </w:r>
      <w:r w:rsidR="00A82F07" w:rsidRPr="001A094C">
        <w:rPr>
          <w:rFonts w:ascii="Times New Roman" w:hAnsi="Times New Roman" w:cs="Times New Roman"/>
          <w:bCs/>
          <w:color w:val="000000" w:themeColor="text1"/>
          <w:sz w:val="28"/>
          <w:szCs w:val="28"/>
        </w:rPr>
        <w:t>u</w:t>
      </w:r>
      <w:r w:rsidRPr="001A094C">
        <w:rPr>
          <w:rFonts w:ascii="Times New Roman" w:hAnsi="Times New Roman" w:cs="Times New Roman"/>
          <w:bCs/>
          <w:color w:val="000000" w:themeColor="text1"/>
          <w:sz w:val="28"/>
          <w:szCs w:val="28"/>
        </w:rPr>
        <w:t xml:space="preserve">n administrateur université gère une seule </w:t>
      </w:r>
      <w:r w:rsidR="00C07ECF" w:rsidRPr="001A094C">
        <w:rPr>
          <w:rFonts w:ascii="Times New Roman" w:hAnsi="Times New Roman" w:cs="Times New Roman"/>
          <w:bCs/>
          <w:color w:val="000000" w:themeColor="text1"/>
          <w:sz w:val="28"/>
          <w:szCs w:val="28"/>
        </w:rPr>
        <w:t>université (</w:t>
      </w:r>
      <w:r w:rsidRPr="001A094C">
        <w:rPr>
          <w:rFonts w:ascii="Times New Roman" w:hAnsi="Times New Roman" w:cs="Times New Roman"/>
          <w:bCs/>
          <w:color w:val="000000" w:themeColor="text1"/>
          <w:sz w:val="28"/>
          <w:szCs w:val="28"/>
        </w:rPr>
        <w:t>1)</w:t>
      </w:r>
      <w:r w:rsidR="00A3209F">
        <w:rPr>
          <w:rFonts w:ascii="Times New Roman" w:hAnsi="Times New Roman" w:cs="Times New Roman"/>
          <w:bCs/>
          <w:color w:val="000000" w:themeColor="text1"/>
          <w:sz w:val="28"/>
          <w:szCs w:val="28"/>
        </w:rPr>
        <w:t xml:space="preserve">. En effet, </w:t>
      </w:r>
      <w:r w:rsidR="00A3209F">
        <w:rPr>
          <w:rFonts w:ascii="Times New Roman" w:hAnsi="Times New Roman" w:cs="Times New Roman"/>
          <w:color w:val="000000" w:themeColor="text1"/>
          <w:sz w:val="28"/>
          <w:szCs w:val="28"/>
        </w:rPr>
        <w:t>c</w:t>
      </w:r>
      <w:r w:rsidRPr="001A094C">
        <w:rPr>
          <w:rFonts w:ascii="Times New Roman" w:hAnsi="Times New Roman" w:cs="Times New Roman"/>
          <w:color w:val="000000" w:themeColor="text1"/>
          <w:sz w:val="28"/>
          <w:szCs w:val="28"/>
        </w:rPr>
        <w:t>haque université dispose d'un administrateur principal responsable de la gestion globale</w:t>
      </w:r>
      <w:r w:rsidR="00A3209F">
        <w:rPr>
          <w:rFonts w:ascii="Times New Roman" w:hAnsi="Times New Roman" w:cs="Times New Roman"/>
          <w:color w:val="000000" w:themeColor="text1"/>
          <w:sz w:val="28"/>
          <w:szCs w:val="28"/>
        </w:rPr>
        <w:t xml:space="preserve"> et u</w:t>
      </w:r>
      <w:r w:rsidRPr="001A094C">
        <w:rPr>
          <w:rFonts w:ascii="Times New Roman" w:hAnsi="Times New Roman" w:cs="Times New Roman"/>
          <w:color w:val="000000" w:themeColor="text1"/>
          <w:sz w:val="28"/>
          <w:szCs w:val="28"/>
        </w:rPr>
        <w:t>n administrateur université ne peut gérer qu'une seule université.</w:t>
      </w:r>
    </w:p>
    <w:p w14:paraId="1E80FE87" w14:textId="77777777" w:rsidR="00A82F07" w:rsidRPr="00A3209F" w:rsidRDefault="002F4839" w:rsidP="00A3209F">
      <w:pPr>
        <w:pStyle w:val="Paragraphedeliste"/>
        <w:numPr>
          <w:ilvl w:val="0"/>
          <w:numId w:val="36"/>
        </w:numPr>
        <w:spacing w:line="360" w:lineRule="auto"/>
        <w:jc w:val="both"/>
        <w:rPr>
          <w:rFonts w:ascii="Times New Roman" w:hAnsi="Times New Roman" w:cs="Times New Roman"/>
          <w:b/>
          <w:color w:val="000000" w:themeColor="text1"/>
          <w:sz w:val="28"/>
          <w:szCs w:val="28"/>
        </w:rPr>
      </w:pPr>
      <w:r w:rsidRPr="00A3209F">
        <w:rPr>
          <w:rFonts w:ascii="Times New Roman" w:hAnsi="Times New Roman" w:cs="Times New Roman"/>
          <w:b/>
          <w:color w:val="000000" w:themeColor="text1"/>
          <w:sz w:val="28"/>
          <w:szCs w:val="28"/>
        </w:rPr>
        <w:t>Association entre Thèse et Directeur</w:t>
      </w:r>
    </w:p>
    <w:p w14:paraId="2E0F2D72" w14:textId="431C8FC7" w:rsidR="00A82F07" w:rsidRPr="001A094C" w:rsidRDefault="009B6147" w:rsidP="00E7259B">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2F4839" w:rsidRPr="001A094C">
        <w:rPr>
          <w:rFonts w:ascii="Times New Roman" w:hAnsi="Times New Roman" w:cs="Times New Roman"/>
          <w:color w:val="000000" w:themeColor="text1"/>
          <w:sz w:val="28"/>
          <w:szCs w:val="28"/>
        </w:rPr>
        <w:t>haque thèse e</w:t>
      </w:r>
      <w:r w:rsidR="00F62778" w:rsidRPr="001A094C">
        <w:rPr>
          <w:rFonts w:ascii="Times New Roman" w:hAnsi="Times New Roman" w:cs="Times New Roman"/>
          <w:color w:val="000000" w:themeColor="text1"/>
          <w:sz w:val="28"/>
          <w:szCs w:val="28"/>
        </w:rPr>
        <w:t xml:space="preserve">st dirigée par un </w:t>
      </w:r>
      <w:r w:rsidR="007D3C20" w:rsidRPr="001A094C">
        <w:rPr>
          <w:rFonts w:ascii="Times New Roman" w:hAnsi="Times New Roman" w:cs="Times New Roman"/>
          <w:color w:val="000000" w:themeColor="text1"/>
          <w:sz w:val="28"/>
          <w:szCs w:val="28"/>
        </w:rPr>
        <w:t xml:space="preserve">ou deux </w:t>
      </w:r>
      <w:r w:rsidR="002F4839" w:rsidRPr="001A094C">
        <w:rPr>
          <w:rFonts w:ascii="Times New Roman" w:hAnsi="Times New Roman" w:cs="Times New Roman"/>
          <w:color w:val="000000" w:themeColor="text1"/>
          <w:sz w:val="28"/>
          <w:szCs w:val="28"/>
        </w:rPr>
        <w:t>directeurs</w:t>
      </w:r>
      <w:r w:rsidR="00E00B17">
        <w:rPr>
          <w:rFonts w:ascii="Times New Roman" w:hAnsi="Times New Roman" w:cs="Times New Roman"/>
          <w:color w:val="000000" w:themeColor="text1"/>
          <w:sz w:val="28"/>
          <w:szCs w:val="28"/>
        </w:rPr>
        <w:t xml:space="preserve"> </w:t>
      </w:r>
      <w:r w:rsidR="002F4839" w:rsidRPr="001A094C">
        <w:rPr>
          <w:rFonts w:ascii="Times New Roman" w:hAnsi="Times New Roman" w:cs="Times New Roman"/>
          <w:color w:val="000000" w:themeColor="text1"/>
          <w:sz w:val="28"/>
          <w:szCs w:val="28"/>
        </w:rPr>
        <w:t>(</w:t>
      </w:r>
      <w:proofErr w:type="gramStart"/>
      <w:r w:rsidR="002F4839" w:rsidRPr="001A094C">
        <w:rPr>
          <w:rFonts w:ascii="Times New Roman" w:hAnsi="Times New Roman" w:cs="Times New Roman"/>
          <w:color w:val="000000" w:themeColor="text1"/>
          <w:sz w:val="28"/>
          <w:szCs w:val="28"/>
        </w:rPr>
        <w:t>1..</w:t>
      </w:r>
      <w:proofErr w:type="gramEnd"/>
      <w:r w:rsidR="002F4839" w:rsidRPr="001A094C">
        <w:rPr>
          <w:rFonts w:ascii="Times New Roman" w:hAnsi="Times New Roman" w:cs="Times New Roman"/>
          <w:color w:val="000000" w:themeColor="text1"/>
          <w:sz w:val="28"/>
          <w:szCs w:val="28"/>
        </w:rPr>
        <w:t>2), et un directeur peut diriger une ou plusieurs thèses</w:t>
      </w:r>
      <w:r w:rsidR="00E00B17">
        <w:rPr>
          <w:rFonts w:ascii="Times New Roman" w:hAnsi="Times New Roman" w:cs="Times New Roman"/>
          <w:color w:val="000000" w:themeColor="text1"/>
          <w:sz w:val="28"/>
          <w:szCs w:val="28"/>
        </w:rPr>
        <w:t xml:space="preserve"> </w:t>
      </w:r>
      <w:r w:rsidR="002F4839" w:rsidRPr="001A094C">
        <w:rPr>
          <w:rFonts w:ascii="Times New Roman" w:hAnsi="Times New Roman" w:cs="Times New Roman"/>
          <w:color w:val="000000" w:themeColor="text1"/>
          <w:sz w:val="28"/>
          <w:szCs w:val="28"/>
        </w:rPr>
        <w:t>(</w:t>
      </w:r>
      <w:proofErr w:type="gramStart"/>
      <w:r w:rsidR="002F4839" w:rsidRPr="001A094C">
        <w:rPr>
          <w:rFonts w:ascii="Times New Roman" w:hAnsi="Times New Roman" w:cs="Times New Roman"/>
          <w:color w:val="000000" w:themeColor="text1"/>
          <w:sz w:val="28"/>
          <w:szCs w:val="28"/>
        </w:rPr>
        <w:t>1..</w:t>
      </w:r>
      <w:proofErr w:type="gramEnd"/>
      <w:r w:rsidR="002F4839" w:rsidRPr="001A094C">
        <w:rPr>
          <w:rFonts w:ascii="Times New Roman" w:hAnsi="Times New Roman" w:cs="Times New Roman"/>
          <w:color w:val="000000" w:themeColor="text1"/>
          <w:sz w:val="28"/>
          <w:szCs w:val="28"/>
        </w:rPr>
        <w:t>*).</w:t>
      </w:r>
      <w:r w:rsidR="00A3209F">
        <w:rPr>
          <w:rFonts w:ascii="Times New Roman" w:hAnsi="Times New Roman" w:cs="Times New Roman"/>
          <w:color w:val="000000" w:themeColor="text1"/>
          <w:sz w:val="28"/>
          <w:szCs w:val="28"/>
        </w:rPr>
        <w:t xml:space="preserve"> En effet, u</w:t>
      </w:r>
      <w:r w:rsidR="002F4839" w:rsidRPr="001A094C">
        <w:rPr>
          <w:rFonts w:ascii="Times New Roman" w:hAnsi="Times New Roman" w:cs="Times New Roman"/>
          <w:color w:val="000000" w:themeColor="text1"/>
          <w:sz w:val="28"/>
          <w:szCs w:val="28"/>
        </w:rPr>
        <w:t>ne thèse est attribuée à un</w:t>
      </w:r>
      <w:r w:rsidR="00F143D5" w:rsidRPr="001A094C">
        <w:rPr>
          <w:rFonts w:ascii="Times New Roman" w:hAnsi="Times New Roman" w:cs="Times New Roman"/>
          <w:color w:val="000000" w:themeColor="text1"/>
          <w:sz w:val="28"/>
          <w:szCs w:val="28"/>
        </w:rPr>
        <w:t xml:space="preserve"> ou </w:t>
      </w:r>
      <w:r w:rsidR="00E00B17" w:rsidRPr="001A094C">
        <w:rPr>
          <w:rFonts w:ascii="Times New Roman" w:hAnsi="Times New Roman" w:cs="Times New Roman"/>
          <w:color w:val="000000" w:themeColor="text1"/>
          <w:sz w:val="28"/>
          <w:szCs w:val="28"/>
        </w:rPr>
        <w:t>deux directeurs</w:t>
      </w:r>
      <w:r w:rsidR="00F143D5" w:rsidRPr="001A094C">
        <w:rPr>
          <w:rFonts w:ascii="Times New Roman" w:hAnsi="Times New Roman" w:cs="Times New Roman"/>
          <w:color w:val="000000" w:themeColor="text1"/>
          <w:sz w:val="28"/>
          <w:szCs w:val="28"/>
        </w:rPr>
        <w:t xml:space="preserve"> </w:t>
      </w:r>
      <w:r w:rsidR="002F4839" w:rsidRPr="001A094C">
        <w:rPr>
          <w:rFonts w:ascii="Times New Roman" w:hAnsi="Times New Roman" w:cs="Times New Roman"/>
          <w:color w:val="000000" w:themeColor="text1"/>
          <w:sz w:val="28"/>
          <w:szCs w:val="28"/>
        </w:rPr>
        <w:t>pour supervision</w:t>
      </w:r>
      <w:r w:rsidR="00A3209F">
        <w:rPr>
          <w:rFonts w:ascii="Times New Roman" w:hAnsi="Times New Roman" w:cs="Times New Roman"/>
          <w:color w:val="000000" w:themeColor="text1"/>
          <w:sz w:val="28"/>
          <w:szCs w:val="28"/>
        </w:rPr>
        <w:t xml:space="preserve"> et u</w:t>
      </w:r>
      <w:r w:rsidR="002F4839" w:rsidRPr="001A094C">
        <w:rPr>
          <w:rFonts w:ascii="Times New Roman" w:hAnsi="Times New Roman" w:cs="Times New Roman"/>
          <w:color w:val="000000" w:themeColor="text1"/>
          <w:sz w:val="28"/>
          <w:szCs w:val="28"/>
        </w:rPr>
        <w:t>n directeur peut encadrer plusieurs thèses simultanément.</w:t>
      </w:r>
    </w:p>
    <w:p w14:paraId="174F2830" w14:textId="77777777" w:rsidR="00F143D5" w:rsidRPr="00A3209F" w:rsidRDefault="002F4839" w:rsidP="00A3209F">
      <w:pPr>
        <w:pStyle w:val="Paragraphedeliste"/>
        <w:numPr>
          <w:ilvl w:val="0"/>
          <w:numId w:val="36"/>
        </w:numPr>
        <w:spacing w:line="360" w:lineRule="auto"/>
        <w:jc w:val="both"/>
        <w:rPr>
          <w:rFonts w:ascii="Times New Roman" w:hAnsi="Times New Roman" w:cs="Times New Roman"/>
          <w:b/>
          <w:color w:val="000000" w:themeColor="text1"/>
          <w:sz w:val="28"/>
          <w:szCs w:val="28"/>
        </w:rPr>
      </w:pPr>
      <w:r w:rsidRPr="00A3209F">
        <w:rPr>
          <w:rFonts w:ascii="Times New Roman" w:hAnsi="Times New Roman" w:cs="Times New Roman"/>
          <w:b/>
          <w:color w:val="000000" w:themeColor="text1"/>
          <w:sz w:val="28"/>
          <w:szCs w:val="28"/>
        </w:rPr>
        <w:t xml:space="preserve">Association entre Thèse et </w:t>
      </w:r>
      <w:proofErr w:type="spellStart"/>
      <w:r w:rsidRPr="00A3209F">
        <w:rPr>
          <w:rFonts w:ascii="Times New Roman" w:hAnsi="Times New Roman" w:cs="Times New Roman"/>
          <w:b/>
          <w:color w:val="000000" w:themeColor="text1"/>
          <w:sz w:val="28"/>
          <w:szCs w:val="28"/>
        </w:rPr>
        <w:t>MembreJury</w:t>
      </w:r>
      <w:proofErr w:type="spellEnd"/>
    </w:p>
    <w:p w14:paraId="39D860D6" w14:textId="75EA4DC2" w:rsidR="00040428" w:rsidRPr="001A094C" w:rsidRDefault="002F4839" w:rsidP="00E7259B">
      <w:pPr>
        <w:tabs>
          <w:tab w:val="left" w:pos="7468"/>
        </w:tabs>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Une thèse est évaluée par </w:t>
      </w:r>
      <w:r w:rsidR="00040428" w:rsidRPr="001A094C">
        <w:rPr>
          <w:rFonts w:ascii="Times New Roman" w:hAnsi="Times New Roman" w:cs="Times New Roman"/>
          <w:color w:val="000000" w:themeColor="text1"/>
          <w:sz w:val="28"/>
          <w:szCs w:val="28"/>
        </w:rPr>
        <w:t>plusieurs</w:t>
      </w:r>
      <w:r w:rsidRPr="001A094C">
        <w:rPr>
          <w:rFonts w:ascii="Times New Roman" w:hAnsi="Times New Roman" w:cs="Times New Roman"/>
          <w:color w:val="000000" w:themeColor="text1"/>
          <w:sz w:val="28"/>
          <w:szCs w:val="28"/>
        </w:rPr>
        <w:t xml:space="preserve"> membres du jury</w:t>
      </w:r>
      <w:r w:rsidR="00E00B17">
        <w:rPr>
          <w:rFonts w:ascii="Times New Roman" w:hAnsi="Times New Roman" w:cs="Times New Roman"/>
          <w:color w:val="000000" w:themeColor="text1"/>
          <w:sz w:val="28"/>
          <w:szCs w:val="28"/>
        </w:rPr>
        <w:t xml:space="preserve"> </w:t>
      </w:r>
      <w:r w:rsidR="005A0DFD" w:rsidRPr="001A094C">
        <w:rPr>
          <w:rFonts w:ascii="Times New Roman" w:hAnsi="Times New Roman" w:cs="Times New Roman"/>
          <w:color w:val="000000" w:themeColor="text1"/>
          <w:sz w:val="28"/>
          <w:szCs w:val="28"/>
        </w:rPr>
        <w:t>(</w:t>
      </w:r>
      <w:r w:rsidR="007D3C20" w:rsidRPr="001A094C">
        <w:rPr>
          <w:rFonts w:ascii="Times New Roman" w:hAnsi="Times New Roman" w:cs="Times New Roman"/>
          <w:color w:val="000000" w:themeColor="text1"/>
          <w:sz w:val="28"/>
          <w:szCs w:val="28"/>
        </w:rPr>
        <w:t xml:space="preserve"> </w:t>
      </w:r>
      <w:r w:rsidR="00040428" w:rsidRPr="001A094C">
        <w:rPr>
          <w:rFonts w:ascii="Times New Roman" w:hAnsi="Times New Roman" w:cs="Times New Roman"/>
          <w:color w:val="000000" w:themeColor="text1"/>
          <w:sz w:val="28"/>
          <w:szCs w:val="28"/>
        </w:rPr>
        <w:t>1..*</w:t>
      </w:r>
      <w:r w:rsidR="005A0DFD" w:rsidRPr="001A094C">
        <w:rPr>
          <w:rFonts w:ascii="Times New Roman" w:hAnsi="Times New Roman" w:cs="Times New Roman"/>
          <w:color w:val="000000" w:themeColor="text1"/>
          <w:sz w:val="28"/>
          <w:szCs w:val="28"/>
        </w:rPr>
        <w:t xml:space="preserve">), et </w:t>
      </w:r>
      <w:r w:rsidR="00725932">
        <w:rPr>
          <w:rFonts w:ascii="Times New Roman" w:hAnsi="Times New Roman" w:cs="Times New Roman"/>
          <w:color w:val="000000" w:themeColor="text1"/>
          <w:sz w:val="28"/>
          <w:szCs w:val="28"/>
        </w:rPr>
        <w:t>u</w:t>
      </w:r>
      <w:r w:rsidR="005A0DFD" w:rsidRPr="001A094C">
        <w:rPr>
          <w:rFonts w:ascii="Times New Roman" w:hAnsi="Times New Roman" w:cs="Times New Roman"/>
          <w:color w:val="000000" w:themeColor="text1"/>
          <w:sz w:val="28"/>
          <w:szCs w:val="28"/>
        </w:rPr>
        <w:t>n membre du jury peut évaluer une ou plusieurs thèses</w:t>
      </w:r>
      <w:r w:rsidR="00E00B17">
        <w:rPr>
          <w:rFonts w:ascii="Times New Roman" w:hAnsi="Times New Roman" w:cs="Times New Roman"/>
          <w:color w:val="000000" w:themeColor="text1"/>
          <w:sz w:val="28"/>
          <w:szCs w:val="28"/>
        </w:rPr>
        <w:t xml:space="preserve"> </w:t>
      </w:r>
      <w:r w:rsidR="00820938" w:rsidRPr="001A094C">
        <w:rPr>
          <w:rFonts w:ascii="Times New Roman" w:hAnsi="Times New Roman" w:cs="Times New Roman"/>
          <w:color w:val="000000" w:themeColor="text1"/>
          <w:sz w:val="28"/>
          <w:szCs w:val="28"/>
        </w:rPr>
        <w:t>(1..*).</w:t>
      </w:r>
      <w:r w:rsidR="00A3209F">
        <w:rPr>
          <w:rFonts w:ascii="Times New Roman" w:hAnsi="Times New Roman" w:cs="Times New Roman"/>
          <w:color w:val="000000" w:themeColor="text1"/>
          <w:sz w:val="28"/>
          <w:szCs w:val="28"/>
        </w:rPr>
        <w:t xml:space="preserve"> En effet, u</w:t>
      </w:r>
      <w:r w:rsidRPr="001A094C">
        <w:rPr>
          <w:rFonts w:ascii="Times New Roman" w:hAnsi="Times New Roman" w:cs="Times New Roman"/>
          <w:color w:val="000000" w:themeColor="text1"/>
          <w:sz w:val="28"/>
          <w:szCs w:val="28"/>
        </w:rPr>
        <w:t>ne thèse est soumise à l'évaluation de plusieurs membres du jury</w:t>
      </w:r>
      <w:r w:rsidR="00A3209F">
        <w:rPr>
          <w:rFonts w:ascii="Times New Roman" w:hAnsi="Times New Roman" w:cs="Times New Roman"/>
          <w:color w:val="000000" w:themeColor="text1"/>
          <w:sz w:val="28"/>
          <w:szCs w:val="28"/>
        </w:rPr>
        <w:t xml:space="preserve"> et u</w:t>
      </w:r>
      <w:r w:rsidRPr="001A094C">
        <w:rPr>
          <w:rFonts w:ascii="Times New Roman" w:hAnsi="Times New Roman" w:cs="Times New Roman"/>
          <w:color w:val="000000" w:themeColor="text1"/>
          <w:sz w:val="28"/>
          <w:szCs w:val="28"/>
        </w:rPr>
        <w:t>n membre du jury peut participer à l'évaluation de plusieurs thèses.</w:t>
      </w:r>
    </w:p>
    <w:p w14:paraId="3D07B939" w14:textId="77777777" w:rsidR="00040428" w:rsidRPr="00A3209F" w:rsidRDefault="002F4839" w:rsidP="00A3209F">
      <w:pPr>
        <w:pStyle w:val="Paragraphedeliste"/>
        <w:numPr>
          <w:ilvl w:val="0"/>
          <w:numId w:val="36"/>
        </w:numPr>
        <w:tabs>
          <w:tab w:val="left" w:pos="7468"/>
        </w:tabs>
        <w:spacing w:line="360" w:lineRule="auto"/>
        <w:jc w:val="both"/>
        <w:rPr>
          <w:rFonts w:ascii="Times New Roman" w:hAnsi="Times New Roman" w:cs="Times New Roman"/>
          <w:b/>
          <w:color w:val="000000" w:themeColor="text1"/>
          <w:sz w:val="28"/>
          <w:szCs w:val="28"/>
        </w:rPr>
      </w:pPr>
      <w:r w:rsidRPr="00A3209F">
        <w:rPr>
          <w:rFonts w:ascii="Times New Roman" w:hAnsi="Times New Roman" w:cs="Times New Roman"/>
          <w:b/>
          <w:color w:val="000000" w:themeColor="text1"/>
          <w:sz w:val="28"/>
          <w:szCs w:val="28"/>
        </w:rPr>
        <w:t>Association entre CTS et Domaine</w:t>
      </w:r>
    </w:p>
    <w:p w14:paraId="73CC58F0" w14:textId="602E3CF2" w:rsidR="000C2609" w:rsidRPr="001A094C" w:rsidRDefault="002F4839" w:rsidP="00E7259B">
      <w:pPr>
        <w:tabs>
          <w:tab w:val="left" w:pos="7468"/>
        </w:tabs>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Chaque Domaine appartient à un seul CTS</w:t>
      </w:r>
      <w:r w:rsidR="00B9667B" w:rsidRPr="001A094C">
        <w:rPr>
          <w:rFonts w:ascii="Times New Roman" w:hAnsi="Times New Roman" w:cs="Times New Roman"/>
          <w:color w:val="000000" w:themeColor="text1"/>
          <w:sz w:val="28"/>
          <w:szCs w:val="28"/>
        </w:rPr>
        <w:t xml:space="preserve"> </w:t>
      </w:r>
      <w:r w:rsidR="000C2609" w:rsidRPr="001A094C">
        <w:rPr>
          <w:rFonts w:ascii="Times New Roman" w:hAnsi="Times New Roman" w:cs="Times New Roman"/>
          <w:color w:val="000000" w:themeColor="text1"/>
          <w:sz w:val="28"/>
          <w:szCs w:val="28"/>
        </w:rPr>
        <w:t>(1),</w:t>
      </w:r>
      <w:r w:rsidR="000C2609" w:rsidRPr="001A094C">
        <w:rPr>
          <w:rFonts w:ascii="Times New Roman" w:hAnsi="Times New Roman" w:cs="Times New Roman"/>
          <w:sz w:val="28"/>
          <w:szCs w:val="28"/>
        </w:rPr>
        <w:t xml:space="preserve"> </w:t>
      </w:r>
      <w:r w:rsidR="000C2609" w:rsidRPr="001A094C">
        <w:rPr>
          <w:rFonts w:ascii="Times New Roman" w:hAnsi="Times New Roman" w:cs="Times New Roman"/>
          <w:color w:val="000000" w:themeColor="text1"/>
          <w:sz w:val="28"/>
          <w:szCs w:val="28"/>
        </w:rPr>
        <w:t>Un CTS peut inclure une ou plusieurs Domaine</w:t>
      </w:r>
      <w:r w:rsidR="00725932">
        <w:rPr>
          <w:rFonts w:ascii="Times New Roman" w:hAnsi="Times New Roman" w:cs="Times New Roman"/>
          <w:color w:val="000000" w:themeColor="text1"/>
          <w:sz w:val="28"/>
          <w:szCs w:val="28"/>
        </w:rPr>
        <w:t>s</w:t>
      </w:r>
      <w:r w:rsidR="007D3C20" w:rsidRPr="001A094C">
        <w:rPr>
          <w:rFonts w:ascii="Times New Roman" w:hAnsi="Times New Roman" w:cs="Times New Roman"/>
          <w:color w:val="000000" w:themeColor="text1"/>
          <w:sz w:val="28"/>
          <w:szCs w:val="28"/>
        </w:rPr>
        <w:t xml:space="preserve"> </w:t>
      </w:r>
      <w:r w:rsidR="000C2609" w:rsidRPr="001A094C">
        <w:rPr>
          <w:rFonts w:ascii="Times New Roman" w:hAnsi="Times New Roman" w:cs="Times New Roman"/>
          <w:color w:val="000000" w:themeColor="text1"/>
          <w:sz w:val="28"/>
          <w:szCs w:val="28"/>
        </w:rPr>
        <w:t>(</w:t>
      </w:r>
      <w:proofErr w:type="gramStart"/>
      <w:r w:rsidR="000C2609" w:rsidRPr="001A094C">
        <w:rPr>
          <w:rFonts w:ascii="Times New Roman" w:hAnsi="Times New Roman" w:cs="Times New Roman"/>
          <w:color w:val="000000" w:themeColor="text1"/>
          <w:sz w:val="28"/>
          <w:szCs w:val="28"/>
        </w:rPr>
        <w:t>1..</w:t>
      </w:r>
      <w:proofErr w:type="gramEnd"/>
      <w:r w:rsidR="000C2609" w:rsidRPr="001A094C">
        <w:rPr>
          <w:rFonts w:ascii="Times New Roman" w:hAnsi="Times New Roman" w:cs="Times New Roman"/>
          <w:color w:val="000000" w:themeColor="text1"/>
          <w:sz w:val="28"/>
          <w:szCs w:val="28"/>
        </w:rPr>
        <w:t>*).</w:t>
      </w:r>
      <w:r w:rsidR="00A3209F">
        <w:rPr>
          <w:rFonts w:ascii="Times New Roman" w:hAnsi="Times New Roman" w:cs="Times New Roman"/>
          <w:color w:val="000000" w:themeColor="text1"/>
          <w:sz w:val="28"/>
          <w:szCs w:val="28"/>
        </w:rPr>
        <w:t xml:space="preserve"> En effet, u</w:t>
      </w:r>
      <w:r w:rsidRPr="001A094C">
        <w:rPr>
          <w:rFonts w:ascii="Times New Roman" w:hAnsi="Times New Roman" w:cs="Times New Roman"/>
          <w:color w:val="000000" w:themeColor="text1"/>
          <w:sz w:val="28"/>
          <w:szCs w:val="28"/>
        </w:rPr>
        <w:t>n Domaine est spécialisé dans un CTS</w:t>
      </w:r>
      <w:r w:rsidR="00A3209F">
        <w:rPr>
          <w:rFonts w:ascii="Times New Roman" w:hAnsi="Times New Roman" w:cs="Times New Roman"/>
          <w:color w:val="000000" w:themeColor="text1"/>
          <w:sz w:val="28"/>
          <w:szCs w:val="28"/>
        </w:rPr>
        <w:t xml:space="preserve"> et u</w:t>
      </w:r>
      <w:r w:rsidRPr="001A094C">
        <w:rPr>
          <w:rFonts w:ascii="Times New Roman" w:hAnsi="Times New Roman" w:cs="Times New Roman"/>
          <w:color w:val="000000" w:themeColor="text1"/>
          <w:sz w:val="28"/>
          <w:szCs w:val="28"/>
        </w:rPr>
        <w:t>n CTS peut inclure plusieurs domaines pour traiter différents aspects de la recherche.</w:t>
      </w:r>
    </w:p>
    <w:p w14:paraId="017CD1DF" w14:textId="5F4EC7D4" w:rsidR="00DB2FEF" w:rsidRPr="00A3209F" w:rsidRDefault="002F4839" w:rsidP="00A3209F">
      <w:pPr>
        <w:pStyle w:val="Paragraphedeliste"/>
        <w:numPr>
          <w:ilvl w:val="0"/>
          <w:numId w:val="36"/>
        </w:numPr>
        <w:tabs>
          <w:tab w:val="left" w:pos="7468"/>
        </w:tabs>
        <w:spacing w:line="360" w:lineRule="auto"/>
        <w:jc w:val="both"/>
        <w:rPr>
          <w:rFonts w:ascii="Times New Roman" w:hAnsi="Times New Roman" w:cs="Times New Roman"/>
          <w:b/>
          <w:color w:val="000000" w:themeColor="text1"/>
          <w:sz w:val="28"/>
          <w:szCs w:val="28"/>
        </w:rPr>
      </w:pPr>
      <w:r w:rsidRPr="00A3209F">
        <w:rPr>
          <w:rFonts w:ascii="Times New Roman" w:hAnsi="Times New Roman" w:cs="Times New Roman"/>
          <w:b/>
          <w:color w:val="000000" w:themeColor="text1"/>
          <w:sz w:val="28"/>
          <w:szCs w:val="28"/>
        </w:rPr>
        <w:t>Association entre Thèse</w:t>
      </w:r>
      <w:r w:rsidR="00725932">
        <w:rPr>
          <w:rFonts w:ascii="Times New Roman" w:hAnsi="Times New Roman" w:cs="Times New Roman"/>
          <w:b/>
          <w:color w:val="000000" w:themeColor="text1"/>
          <w:sz w:val="28"/>
          <w:szCs w:val="28"/>
        </w:rPr>
        <w:t>s</w:t>
      </w:r>
      <w:r w:rsidRPr="00A3209F">
        <w:rPr>
          <w:rFonts w:ascii="Times New Roman" w:hAnsi="Times New Roman" w:cs="Times New Roman"/>
          <w:b/>
          <w:color w:val="000000" w:themeColor="text1"/>
          <w:sz w:val="28"/>
          <w:szCs w:val="28"/>
        </w:rPr>
        <w:t xml:space="preserve"> et Spécialité</w:t>
      </w:r>
    </w:p>
    <w:p w14:paraId="030EBE8E" w14:textId="158A2F76" w:rsidR="00A3209F" w:rsidRPr="001A094C" w:rsidRDefault="00725932" w:rsidP="00E7259B">
      <w:pPr>
        <w:tabs>
          <w:tab w:val="left" w:pos="7468"/>
        </w:tabs>
        <w:spacing w:line="360" w:lineRule="auto"/>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c</w:t>
      </w:r>
      <w:r w:rsidR="002F4839" w:rsidRPr="001A094C">
        <w:rPr>
          <w:rFonts w:ascii="Times New Roman" w:hAnsi="Times New Roman" w:cs="Times New Roman"/>
          <w:color w:val="000000" w:themeColor="text1"/>
          <w:sz w:val="28"/>
          <w:szCs w:val="28"/>
        </w:rPr>
        <w:t>haque</w:t>
      </w:r>
      <w:proofErr w:type="gramEnd"/>
      <w:r w:rsidR="002F4839" w:rsidRPr="001A094C">
        <w:rPr>
          <w:rFonts w:ascii="Times New Roman" w:hAnsi="Times New Roman" w:cs="Times New Roman"/>
          <w:color w:val="000000" w:themeColor="text1"/>
          <w:sz w:val="28"/>
          <w:szCs w:val="28"/>
        </w:rPr>
        <w:t xml:space="preserve"> thèse appartient à une seule spécialité</w:t>
      </w:r>
      <w:r w:rsidR="00B9667B" w:rsidRPr="001A094C">
        <w:rPr>
          <w:rFonts w:ascii="Times New Roman" w:hAnsi="Times New Roman" w:cs="Times New Roman"/>
          <w:color w:val="000000" w:themeColor="text1"/>
          <w:sz w:val="28"/>
          <w:szCs w:val="28"/>
        </w:rPr>
        <w:t xml:space="preserve"> </w:t>
      </w:r>
      <w:r w:rsidR="002F4839" w:rsidRPr="001A094C">
        <w:rPr>
          <w:rFonts w:ascii="Times New Roman" w:hAnsi="Times New Roman" w:cs="Times New Roman"/>
          <w:color w:val="000000" w:themeColor="text1"/>
          <w:sz w:val="28"/>
          <w:szCs w:val="28"/>
        </w:rPr>
        <w:t xml:space="preserve">(1), et </w:t>
      </w:r>
      <w:r>
        <w:rPr>
          <w:rFonts w:ascii="Times New Roman" w:hAnsi="Times New Roman" w:cs="Times New Roman"/>
          <w:color w:val="000000" w:themeColor="text1"/>
          <w:sz w:val="28"/>
          <w:szCs w:val="28"/>
        </w:rPr>
        <w:t>u</w:t>
      </w:r>
      <w:r w:rsidR="002F4839" w:rsidRPr="001A094C">
        <w:rPr>
          <w:rFonts w:ascii="Times New Roman" w:hAnsi="Times New Roman" w:cs="Times New Roman"/>
          <w:color w:val="000000" w:themeColor="text1"/>
          <w:sz w:val="28"/>
          <w:szCs w:val="28"/>
        </w:rPr>
        <w:t>ne spécialité peut inclure une ou plusieurs thèses</w:t>
      </w:r>
      <w:r w:rsidR="00B9667B" w:rsidRPr="001A094C">
        <w:rPr>
          <w:rFonts w:ascii="Times New Roman" w:hAnsi="Times New Roman" w:cs="Times New Roman"/>
          <w:color w:val="000000" w:themeColor="text1"/>
          <w:sz w:val="28"/>
          <w:szCs w:val="28"/>
        </w:rPr>
        <w:t xml:space="preserve"> </w:t>
      </w:r>
      <w:r w:rsidR="002F4839" w:rsidRPr="001A094C">
        <w:rPr>
          <w:rFonts w:ascii="Times New Roman" w:hAnsi="Times New Roman" w:cs="Times New Roman"/>
          <w:color w:val="000000" w:themeColor="text1"/>
          <w:sz w:val="28"/>
          <w:szCs w:val="28"/>
        </w:rPr>
        <w:t>(</w:t>
      </w:r>
      <w:proofErr w:type="gramStart"/>
      <w:r w:rsidR="002F4839" w:rsidRPr="001A094C">
        <w:rPr>
          <w:rFonts w:ascii="Times New Roman" w:hAnsi="Times New Roman" w:cs="Times New Roman"/>
          <w:color w:val="000000" w:themeColor="text1"/>
          <w:sz w:val="28"/>
          <w:szCs w:val="28"/>
        </w:rPr>
        <w:t>1..</w:t>
      </w:r>
      <w:proofErr w:type="gramEnd"/>
      <w:r w:rsidR="002F4839" w:rsidRPr="001A094C">
        <w:rPr>
          <w:rFonts w:ascii="Times New Roman" w:hAnsi="Times New Roman" w:cs="Times New Roman"/>
          <w:color w:val="000000" w:themeColor="text1"/>
          <w:sz w:val="28"/>
          <w:szCs w:val="28"/>
        </w:rPr>
        <w:t>*).</w:t>
      </w:r>
      <w:r w:rsidR="00A3209F">
        <w:rPr>
          <w:rFonts w:ascii="Times New Roman" w:hAnsi="Times New Roman" w:cs="Times New Roman"/>
          <w:color w:val="000000" w:themeColor="text1"/>
          <w:sz w:val="28"/>
          <w:szCs w:val="28"/>
        </w:rPr>
        <w:t xml:space="preserve"> En effet, u</w:t>
      </w:r>
      <w:r w:rsidR="002F4839" w:rsidRPr="001A094C">
        <w:rPr>
          <w:rFonts w:ascii="Times New Roman" w:hAnsi="Times New Roman" w:cs="Times New Roman"/>
          <w:color w:val="000000" w:themeColor="text1"/>
          <w:sz w:val="28"/>
          <w:szCs w:val="28"/>
        </w:rPr>
        <w:t>ne thèse est classée dans une spécialité académique précise</w:t>
      </w:r>
      <w:r w:rsidR="00A3209F">
        <w:rPr>
          <w:rFonts w:ascii="Times New Roman" w:hAnsi="Times New Roman" w:cs="Times New Roman"/>
          <w:color w:val="000000" w:themeColor="text1"/>
          <w:sz w:val="28"/>
          <w:szCs w:val="28"/>
        </w:rPr>
        <w:t xml:space="preserve"> et u</w:t>
      </w:r>
      <w:r w:rsidR="002F4839" w:rsidRPr="001A094C">
        <w:rPr>
          <w:rFonts w:ascii="Times New Roman" w:hAnsi="Times New Roman" w:cs="Times New Roman"/>
          <w:color w:val="000000" w:themeColor="text1"/>
          <w:sz w:val="28"/>
          <w:szCs w:val="28"/>
        </w:rPr>
        <w:t>ne spécialité peut inclure plusieurs thèses qui partagent le même domaine de recherche.</w:t>
      </w:r>
    </w:p>
    <w:p w14:paraId="504160FE" w14:textId="38B6145F" w:rsidR="00C8168A" w:rsidRPr="00A3209F" w:rsidRDefault="002F4839" w:rsidP="00A3209F">
      <w:pPr>
        <w:pStyle w:val="Paragraphedeliste"/>
        <w:numPr>
          <w:ilvl w:val="0"/>
          <w:numId w:val="36"/>
        </w:numPr>
        <w:tabs>
          <w:tab w:val="left" w:pos="7468"/>
        </w:tabs>
        <w:spacing w:line="360" w:lineRule="auto"/>
        <w:jc w:val="both"/>
        <w:rPr>
          <w:rFonts w:ascii="Times New Roman" w:hAnsi="Times New Roman" w:cs="Times New Roman"/>
          <w:b/>
          <w:color w:val="000000" w:themeColor="text1"/>
          <w:sz w:val="28"/>
          <w:szCs w:val="28"/>
        </w:rPr>
      </w:pPr>
      <w:r w:rsidRPr="00A3209F">
        <w:rPr>
          <w:rFonts w:ascii="Times New Roman" w:hAnsi="Times New Roman" w:cs="Times New Roman"/>
          <w:b/>
          <w:color w:val="000000" w:themeColor="text1"/>
          <w:sz w:val="28"/>
          <w:szCs w:val="28"/>
        </w:rPr>
        <w:lastRenderedPageBreak/>
        <w:t>Association entre Auteur</w:t>
      </w:r>
      <w:r w:rsidR="00725932">
        <w:rPr>
          <w:rFonts w:ascii="Times New Roman" w:hAnsi="Times New Roman" w:cs="Times New Roman"/>
          <w:b/>
          <w:color w:val="000000" w:themeColor="text1"/>
          <w:sz w:val="28"/>
          <w:szCs w:val="28"/>
        </w:rPr>
        <w:t>s</w:t>
      </w:r>
      <w:r w:rsidRPr="00A3209F">
        <w:rPr>
          <w:rFonts w:ascii="Times New Roman" w:hAnsi="Times New Roman" w:cs="Times New Roman"/>
          <w:b/>
          <w:color w:val="000000" w:themeColor="text1"/>
          <w:sz w:val="28"/>
          <w:szCs w:val="28"/>
        </w:rPr>
        <w:t xml:space="preserve"> et Université</w:t>
      </w:r>
    </w:p>
    <w:p w14:paraId="66E1F73C" w14:textId="582009AD" w:rsidR="00C8168A" w:rsidRPr="001A094C" w:rsidRDefault="00725932" w:rsidP="00E7259B">
      <w:pPr>
        <w:tabs>
          <w:tab w:val="left" w:pos="7468"/>
        </w:tabs>
        <w:spacing w:line="360" w:lineRule="auto"/>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c</w:t>
      </w:r>
      <w:r w:rsidR="002F4839" w:rsidRPr="001A094C">
        <w:rPr>
          <w:rFonts w:ascii="Times New Roman" w:hAnsi="Times New Roman" w:cs="Times New Roman"/>
          <w:color w:val="000000" w:themeColor="text1"/>
          <w:sz w:val="28"/>
          <w:szCs w:val="28"/>
        </w:rPr>
        <w:t>haque</w:t>
      </w:r>
      <w:proofErr w:type="gramEnd"/>
      <w:r w:rsidR="002F4839" w:rsidRPr="001A094C">
        <w:rPr>
          <w:rFonts w:ascii="Times New Roman" w:hAnsi="Times New Roman" w:cs="Times New Roman"/>
          <w:color w:val="000000" w:themeColor="text1"/>
          <w:sz w:val="28"/>
          <w:szCs w:val="28"/>
        </w:rPr>
        <w:t xml:space="preserve"> auteur appartient à exactement une université</w:t>
      </w:r>
      <w:r w:rsidR="00B9667B" w:rsidRPr="001A094C">
        <w:rPr>
          <w:rFonts w:ascii="Times New Roman" w:hAnsi="Times New Roman" w:cs="Times New Roman"/>
          <w:color w:val="000000" w:themeColor="text1"/>
          <w:sz w:val="28"/>
          <w:szCs w:val="28"/>
        </w:rPr>
        <w:t xml:space="preserve"> </w:t>
      </w:r>
      <w:r w:rsidR="002F4839" w:rsidRPr="001A094C">
        <w:rPr>
          <w:rFonts w:ascii="Times New Roman" w:hAnsi="Times New Roman" w:cs="Times New Roman"/>
          <w:color w:val="000000" w:themeColor="text1"/>
          <w:sz w:val="28"/>
          <w:szCs w:val="28"/>
        </w:rPr>
        <w:t>(1), et u</w:t>
      </w:r>
      <w:r w:rsidR="00B9667B" w:rsidRPr="001A094C">
        <w:rPr>
          <w:rFonts w:ascii="Times New Roman" w:hAnsi="Times New Roman" w:cs="Times New Roman"/>
          <w:color w:val="000000" w:themeColor="text1"/>
          <w:sz w:val="28"/>
          <w:szCs w:val="28"/>
        </w:rPr>
        <w:t>ne université peut avoir un</w:t>
      </w:r>
      <w:r w:rsidR="002F4839" w:rsidRPr="001A094C">
        <w:rPr>
          <w:rFonts w:ascii="Times New Roman" w:hAnsi="Times New Roman" w:cs="Times New Roman"/>
          <w:color w:val="000000" w:themeColor="text1"/>
          <w:sz w:val="28"/>
          <w:szCs w:val="28"/>
        </w:rPr>
        <w:t xml:space="preserve"> ou plusieurs auteurs</w:t>
      </w:r>
      <w:r w:rsidR="00B9667B" w:rsidRPr="001A094C">
        <w:rPr>
          <w:rFonts w:ascii="Times New Roman" w:hAnsi="Times New Roman" w:cs="Times New Roman"/>
          <w:color w:val="000000" w:themeColor="text1"/>
          <w:sz w:val="28"/>
          <w:szCs w:val="28"/>
        </w:rPr>
        <w:t xml:space="preserve"> (</w:t>
      </w:r>
      <w:proofErr w:type="gramStart"/>
      <w:r w:rsidR="00B9667B" w:rsidRPr="001A094C">
        <w:rPr>
          <w:rFonts w:ascii="Times New Roman" w:hAnsi="Times New Roman" w:cs="Times New Roman"/>
          <w:color w:val="000000" w:themeColor="text1"/>
          <w:sz w:val="28"/>
          <w:szCs w:val="28"/>
        </w:rPr>
        <w:t>1</w:t>
      </w:r>
      <w:r w:rsidR="002F4839" w:rsidRPr="001A094C">
        <w:rPr>
          <w:rFonts w:ascii="Times New Roman" w:hAnsi="Times New Roman" w:cs="Times New Roman"/>
          <w:color w:val="000000" w:themeColor="text1"/>
          <w:sz w:val="28"/>
          <w:szCs w:val="28"/>
        </w:rPr>
        <w:t>..</w:t>
      </w:r>
      <w:proofErr w:type="gramEnd"/>
      <w:r w:rsidR="002F4839" w:rsidRPr="001A094C">
        <w:rPr>
          <w:rFonts w:ascii="Times New Roman" w:hAnsi="Times New Roman" w:cs="Times New Roman"/>
          <w:color w:val="000000" w:themeColor="text1"/>
          <w:sz w:val="28"/>
          <w:szCs w:val="28"/>
        </w:rPr>
        <w:t>*).</w:t>
      </w:r>
      <w:r w:rsidR="00A3209F">
        <w:rPr>
          <w:rFonts w:ascii="Times New Roman" w:hAnsi="Times New Roman" w:cs="Times New Roman"/>
          <w:color w:val="000000" w:themeColor="text1"/>
          <w:sz w:val="28"/>
          <w:szCs w:val="28"/>
        </w:rPr>
        <w:t xml:space="preserve"> En effet, c</w:t>
      </w:r>
      <w:r w:rsidR="002F4839" w:rsidRPr="001A094C">
        <w:rPr>
          <w:rFonts w:ascii="Times New Roman" w:hAnsi="Times New Roman" w:cs="Times New Roman"/>
          <w:color w:val="000000" w:themeColor="text1"/>
          <w:sz w:val="28"/>
          <w:szCs w:val="28"/>
        </w:rPr>
        <w:t>haque auteur (doctorant) est inscrit dans une université spécifique pour préparer sa thèse</w:t>
      </w:r>
      <w:r w:rsidR="00A3209F">
        <w:rPr>
          <w:rFonts w:ascii="Times New Roman" w:hAnsi="Times New Roman" w:cs="Times New Roman"/>
          <w:color w:val="000000" w:themeColor="text1"/>
          <w:sz w:val="28"/>
          <w:szCs w:val="28"/>
        </w:rPr>
        <w:t xml:space="preserve"> et u</w:t>
      </w:r>
      <w:r w:rsidR="002F4839" w:rsidRPr="001A094C">
        <w:rPr>
          <w:rFonts w:ascii="Times New Roman" w:hAnsi="Times New Roman" w:cs="Times New Roman"/>
          <w:color w:val="000000" w:themeColor="text1"/>
          <w:sz w:val="28"/>
          <w:szCs w:val="28"/>
        </w:rPr>
        <w:t>ne université peut accueillir plusieurs auteurs (doctorants) qui travaillent sur différentes thèses.</w:t>
      </w:r>
    </w:p>
    <w:p w14:paraId="05D6A79F" w14:textId="60202769" w:rsidR="00C8168A" w:rsidRPr="00A3209F" w:rsidRDefault="002F4839" w:rsidP="00A3209F">
      <w:pPr>
        <w:pStyle w:val="Paragraphedeliste"/>
        <w:numPr>
          <w:ilvl w:val="0"/>
          <w:numId w:val="36"/>
        </w:numPr>
        <w:tabs>
          <w:tab w:val="left" w:pos="7468"/>
        </w:tabs>
        <w:spacing w:line="360" w:lineRule="auto"/>
        <w:jc w:val="both"/>
        <w:rPr>
          <w:rFonts w:ascii="Times New Roman" w:hAnsi="Times New Roman" w:cs="Times New Roman"/>
          <w:b/>
          <w:color w:val="000000" w:themeColor="text1"/>
          <w:sz w:val="28"/>
          <w:szCs w:val="28"/>
        </w:rPr>
      </w:pPr>
      <w:r w:rsidRPr="00A3209F">
        <w:rPr>
          <w:rFonts w:ascii="Times New Roman" w:hAnsi="Times New Roman" w:cs="Times New Roman"/>
          <w:b/>
          <w:color w:val="000000" w:themeColor="text1"/>
          <w:sz w:val="28"/>
          <w:szCs w:val="28"/>
        </w:rPr>
        <w:t>Association entre Directeur</w:t>
      </w:r>
      <w:r w:rsidR="00725932">
        <w:rPr>
          <w:rFonts w:ascii="Times New Roman" w:hAnsi="Times New Roman" w:cs="Times New Roman"/>
          <w:b/>
          <w:color w:val="000000" w:themeColor="text1"/>
          <w:sz w:val="28"/>
          <w:szCs w:val="28"/>
        </w:rPr>
        <w:t>s</w:t>
      </w:r>
      <w:r w:rsidRPr="00A3209F">
        <w:rPr>
          <w:rFonts w:ascii="Times New Roman" w:hAnsi="Times New Roman" w:cs="Times New Roman"/>
          <w:b/>
          <w:color w:val="000000" w:themeColor="text1"/>
          <w:sz w:val="28"/>
          <w:szCs w:val="28"/>
        </w:rPr>
        <w:t xml:space="preserve"> et Université</w:t>
      </w:r>
    </w:p>
    <w:p w14:paraId="674D2A17" w14:textId="61A8EFEA" w:rsidR="00405F46" w:rsidRPr="001A094C" w:rsidRDefault="00725932" w:rsidP="00E7259B">
      <w:pPr>
        <w:tabs>
          <w:tab w:val="left" w:pos="7468"/>
        </w:tabs>
        <w:spacing w:line="360" w:lineRule="auto"/>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c</w:t>
      </w:r>
      <w:r w:rsidR="002F4839" w:rsidRPr="001A094C">
        <w:rPr>
          <w:rFonts w:ascii="Times New Roman" w:hAnsi="Times New Roman" w:cs="Times New Roman"/>
          <w:color w:val="000000" w:themeColor="text1"/>
          <w:sz w:val="28"/>
          <w:szCs w:val="28"/>
        </w:rPr>
        <w:t>haque</w:t>
      </w:r>
      <w:proofErr w:type="gramEnd"/>
      <w:r w:rsidR="002F4839" w:rsidRPr="001A094C">
        <w:rPr>
          <w:rFonts w:ascii="Times New Roman" w:hAnsi="Times New Roman" w:cs="Times New Roman"/>
          <w:color w:val="000000" w:themeColor="text1"/>
          <w:sz w:val="28"/>
          <w:szCs w:val="28"/>
        </w:rPr>
        <w:t xml:space="preserve"> directeur appartient à exactement une université</w:t>
      </w:r>
      <w:r w:rsidR="00B9667B" w:rsidRPr="001A094C">
        <w:rPr>
          <w:rFonts w:ascii="Times New Roman" w:hAnsi="Times New Roman" w:cs="Times New Roman"/>
          <w:color w:val="000000" w:themeColor="text1"/>
          <w:sz w:val="28"/>
          <w:szCs w:val="28"/>
        </w:rPr>
        <w:t xml:space="preserve"> </w:t>
      </w:r>
      <w:r w:rsidR="002F4839" w:rsidRPr="001A094C">
        <w:rPr>
          <w:rFonts w:ascii="Times New Roman" w:hAnsi="Times New Roman" w:cs="Times New Roman"/>
          <w:color w:val="000000" w:themeColor="text1"/>
          <w:sz w:val="28"/>
          <w:szCs w:val="28"/>
        </w:rPr>
        <w:t xml:space="preserve">(1), et </w:t>
      </w:r>
      <w:r>
        <w:rPr>
          <w:rFonts w:ascii="Times New Roman" w:hAnsi="Times New Roman" w:cs="Times New Roman"/>
          <w:color w:val="000000" w:themeColor="text1"/>
          <w:sz w:val="28"/>
          <w:szCs w:val="28"/>
        </w:rPr>
        <w:t>u</w:t>
      </w:r>
      <w:r w:rsidR="00B9667B" w:rsidRPr="001A094C">
        <w:rPr>
          <w:rFonts w:ascii="Times New Roman" w:hAnsi="Times New Roman" w:cs="Times New Roman"/>
          <w:color w:val="000000" w:themeColor="text1"/>
          <w:sz w:val="28"/>
          <w:szCs w:val="28"/>
        </w:rPr>
        <w:t>ne université peut avoir un</w:t>
      </w:r>
      <w:r w:rsidR="002F4839" w:rsidRPr="001A094C">
        <w:rPr>
          <w:rFonts w:ascii="Times New Roman" w:hAnsi="Times New Roman" w:cs="Times New Roman"/>
          <w:color w:val="000000" w:themeColor="text1"/>
          <w:sz w:val="28"/>
          <w:szCs w:val="28"/>
        </w:rPr>
        <w:t xml:space="preserve"> ou plusieurs directeurs</w:t>
      </w:r>
      <w:r w:rsidR="00B9667B" w:rsidRPr="001A094C">
        <w:rPr>
          <w:rFonts w:ascii="Times New Roman" w:hAnsi="Times New Roman" w:cs="Times New Roman"/>
          <w:color w:val="000000" w:themeColor="text1"/>
          <w:sz w:val="28"/>
          <w:szCs w:val="28"/>
        </w:rPr>
        <w:t xml:space="preserve"> (</w:t>
      </w:r>
      <w:proofErr w:type="gramStart"/>
      <w:r w:rsidR="00B9667B" w:rsidRPr="001A094C">
        <w:rPr>
          <w:rFonts w:ascii="Times New Roman" w:hAnsi="Times New Roman" w:cs="Times New Roman"/>
          <w:color w:val="000000" w:themeColor="text1"/>
          <w:sz w:val="28"/>
          <w:szCs w:val="28"/>
        </w:rPr>
        <w:t>1</w:t>
      </w:r>
      <w:r w:rsidR="002F4839" w:rsidRPr="001A094C">
        <w:rPr>
          <w:rFonts w:ascii="Times New Roman" w:hAnsi="Times New Roman" w:cs="Times New Roman"/>
          <w:color w:val="000000" w:themeColor="text1"/>
          <w:sz w:val="28"/>
          <w:szCs w:val="28"/>
        </w:rPr>
        <w:t>..</w:t>
      </w:r>
      <w:proofErr w:type="gramEnd"/>
      <w:r w:rsidR="002F4839" w:rsidRPr="001A094C">
        <w:rPr>
          <w:rFonts w:ascii="Times New Roman" w:hAnsi="Times New Roman" w:cs="Times New Roman"/>
          <w:color w:val="000000" w:themeColor="text1"/>
          <w:sz w:val="28"/>
          <w:szCs w:val="28"/>
        </w:rPr>
        <w:t>*).</w:t>
      </w:r>
      <w:r w:rsidR="00A3209F">
        <w:rPr>
          <w:rFonts w:ascii="Times New Roman" w:hAnsi="Times New Roman" w:cs="Times New Roman"/>
          <w:color w:val="000000" w:themeColor="text1"/>
          <w:sz w:val="28"/>
          <w:szCs w:val="28"/>
        </w:rPr>
        <w:t xml:space="preserve"> En effet, u</w:t>
      </w:r>
      <w:r w:rsidR="002F4839" w:rsidRPr="001A094C">
        <w:rPr>
          <w:rFonts w:ascii="Times New Roman" w:hAnsi="Times New Roman" w:cs="Times New Roman"/>
          <w:color w:val="000000" w:themeColor="text1"/>
          <w:sz w:val="28"/>
          <w:szCs w:val="28"/>
        </w:rPr>
        <w:t>n directeur de thèse est généralement un enseignant-chercheur affilié à une université</w:t>
      </w:r>
      <w:r w:rsidR="00A3209F">
        <w:rPr>
          <w:rFonts w:ascii="Times New Roman" w:hAnsi="Times New Roman" w:cs="Times New Roman"/>
          <w:color w:val="000000" w:themeColor="text1"/>
          <w:sz w:val="28"/>
          <w:szCs w:val="28"/>
        </w:rPr>
        <w:t xml:space="preserve"> et d</w:t>
      </w:r>
      <w:r w:rsidR="002F4839" w:rsidRPr="001A094C">
        <w:rPr>
          <w:rFonts w:ascii="Times New Roman" w:hAnsi="Times New Roman" w:cs="Times New Roman"/>
          <w:color w:val="000000" w:themeColor="text1"/>
          <w:sz w:val="28"/>
          <w:szCs w:val="28"/>
        </w:rPr>
        <w:t xml:space="preserve">ans une université nous avons plusieurs </w:t>
      </w:r>
      <w:r w:rsidR="00A3209F" w:rsidRPr="001A094C">
        <w:rPr>
          <w:rFonts w:ascii="Times New Roman" w:hAnsi="Times New Roman" w:cs="Times New Roman"/>
          <w:color w:val="000000" w:themeColor="text1"/>
          <w:sz w:val="28"/>
          <w:szCs w:val="28"/>
        </w:rPr>
        <w:t>enseignants-chercheurs</w:t>
      </w:r>
      <w:r w:rsidR="002F4839" w:rsidRPr="001A094C">
        <w:rPr>
          <w:rFonts w:ascii="Times New Roman" w:hAnsi="Times New Roman" w:cs="Times New Roman"/>
          <w:color w:val="000000" w:themeColor="text1"/>
          <w:sz w:val="28"/>
          <w:szCs w:val="28"/>
        </w:rPr>
        <w:t xml:space="preserve"> qui peuvent superviser les thèses.</w:t>
      </w:r>
    </w:p>
    <w:p w14:paraId="464CF569" w14:textId="77777777" w:rsidR="00405F46" w:rsidRPr="00A3209F" w:rsidRDefault="002F4839" w:rsidP="00A3209F">
      <w:pPr>
        <w:pStyle w:val="Paragraphedeliste"/>
        <w:numPr>
          <w:ilvl w:val="0"/>
          <w:numId w:val="36"/>
        </w:numPr>
        <w:tabs>
          <w:tab w:val="left" w:pos="7468"/>
        </w:tabs>
        <w:spacing w:line="360" w:lineRule="auto"/>
        <w:jc w:val="both"/>
        <w:rPr>
          <w:rFonts w:ascii="Times New Roman" w:hAnsi="Times New Roman" w:cs="Times New Roman"/>
          <w:b/>
          <w:color w:val="000000" w:themeColor="text1"/>
          <w:sz w:val="28"/>
          <w:szCs w:val="28"/>
        </w:rPr>
      </w:pPr>
      <w:r w:rsidRPr="00A3209F">
        <w:rPr>
          <w:rFonts w:ascii="Times New Roman" w:hAnsi="Times New Roman" w:cs="Times New Roman"/>
          <w:b/>
          <w:color w:val="000000" w:themeColor="text1"/>
          <w:sz w:val="28"/>
          <w:szCs w:val="28"/>
        </w:rPr>
        <w:t>Association entre Pôle et Université</w:t>
      </w:r>
    </w:p>
    <w:p w14:paraId="64C78269" w14:textId="5F06D0D0" w:rsidR="00E93AD9" w:rsidRPr="001A094C" w:rsidRDefault="002F4839" w:rsidP="00E7259B">
      <w:pPr>
        <w:tabs>
          <w:tab w:val="left" w:pos="7468"/>
        </w:tabs>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Chaque pôle appartient une seule université</w:t>
      </w:r>
      <w:r w:rsidR="00411382" w:rsidRPr="001A094C">
        <w:rPr>
          <w:rFonts w:ascii="Times New Roman" w:hAnsi="Times New Roman" w:cs="Times New Roman"/>
          <w:color w:val="000000" w:themeColor="text1"/>
          <w:sz w:val="28"/>
          <w:szCs w:val="28"/>
        </w:rPr>
        <w:t xml:space="preserve"> </w:t>
      </w:r>
      <w:r w:rsidRPr="001A094C">
        <w:rPr>
          <w:rFonts w:ascii="Times New Roman" w:hAnsi="Times New Roman" w:cs="Times New Roman"/>
          <w:color w:val="000000" w:themeColor="text1"/>
          <w:sz w:val="28"/>
          <w:szCs w:val="28"/>
        </w:rPr>
        <w:t xml:space="preserve">(1), et </w:t>
      </w:r>
      <w:r w:rsidR="00411382" w:rsidRPr="001A094C">
        <w:rPr>
          <w:rFonts w:ascii="Times New Roman" w:hAnsi="Times New Roman" w:cs="Times New Roman"/>
          <w:color w:val="000000" w:themeColor="text1"/>
          <w:sz w:val="28"/>
          <w:szCs w:val="28"/>
        </w:rPr>
        <w:t>u</w:t>
      </w:r>
      <w:r w:rsidR="00B9667B" w:rsidRPr="001A094C">
        <w:rPr>
          <w:rFonts w:ascii="Times New Roman" w:hAnsi="Times New Roman" w:cs="Times New Roman"/>
          <w:color w:val="000000" w:themeColor="text1"/>
          <w:sz w:val="28"/>
          <w:szCs w:val="28"/>
        </w:rPr>
        <w:t>ne université peut gérer un</w:t>
      </w:r>
      <w:r w:rsidRPr="001A094C">
        <w:rPr>
          <w:rFonts w:ascii="Times New Roman" w:hAnsi="Times New Roman" w:cs="Times New Roman"/>
          <w:color w:val="000000" w:themeColor="text1"/>
          <w:sz w:val="28"/>
          <w:szCs w:val="28"/>
        </w:rPr>
        <w:t xml:space="preserve"> ou plusieurs pôles</w:t>
      </w:r>
      <w:r w:rsidR="00411382" w:rsidRPr="001A094C">
        <w:rPr>
          <w:rFonts w:ascii="Times New Roman" w:hAnsi="Times New Roman" w:cs="Times New Roman"/>
          <w:color w:val="000000" w:themeColor="text1"/>
          <w:sz w:val="28"/>
          <w:szCs w:val="28"/>
        </w:rPr>
        <w:t xml:space="preserve"> </w:t>
      </w:r>
      <w:r w:rsidR="00B9667B" w:rsidRPr="001A094C">
        <w:rPr>
          <w:rFonts w:ascii="Times New Roman" w:hAnsi="Times New Roman" w:cs="Times New Roman"/>
          <w:color w:val="000000" w:themeColor="text1"/>
          <w:sz w:val="28"/>
          <w:szCs w:val="28"/>
        </w:rPr>
        <w:t>(1..</w:t>
      </w:r>
      <w:r w:rsidRPr="001A094C">
        <w:rPr>
          <w:rFonts w:ascii="Times New Roman" w:hAnsi="Times New Roman" w:cs="Times New Roman"/>
          <w:color w:val="000000" w:themeColor="text1"/>
          <w:sz w:val="28"/>
          <w:szCs w:val="28"/>
        </w:rPr>
        <w:t>*).</w:t>
      </w:r>
      <w:r w:rsidR="00A3209F">
        <w:rPr>
          <w:rFonts w:ascii="Times New Roman" w:hAnsi="Times New Roman" w:cs="Times New Roman"/>
          <w:color w:val="000000" w:themeColor="text1"/>
          <w:sz w:val="28"/>
          <w:szCs w:val="28"/>
        </w:rPr>
        <w:t xml:space="preserve"> En effet, l</w:t>
      </w:r>
      <w:r w:rsidRPr="001A094C">
        <w:rPr>
          <w:rFonts w:ascii="Times New Roman" w:hAnsi="Times New Roman" w:cs="Times New Roman"/>
          <w:color w:val="000000" w:themeColor="text1"/>
          <w:sz w:val="28"/>
          <w:szCs w:val="28"/>
        </w:rPr>
        <w:t>es pôles académiques (ex.</w:t>
      </w:r>
      <w:r w:rsidR="00D43AA4" w:rsidRPr="001A094C">
        <w:rPr>
          <w:rFonts w:ascii="Times New Roman" w:hAnsi="Times New Roman" w:cs="Times New Roman"/>
          <w:color w:val="000000" w:themeColor="text1"/>
          <w:sz w:val="28"/>
          <w:szCs w:val="28"/>
        </w:rPr>
        <w:t xml:space="preserve"> : Pôle Sciences</w:t>
      </w:r>
      <w:r w:rsidRPr="001A094C">
        <w:rPr>
          <w:rFonts w:ascii="Times New Roman" w:hAnsi="Times New Roman" w:cs="Times New Roman"/>
          <w:color w:val="000000" w:themeColor="text1"/>
          <w:sz w:val="28"/>
          <w:szCs w:val="28"/>
        </w:rPr>
        <w:t>) sont organisés au sein d'une université</w:t>
      </w:r>
      <w:r w:rsidR="003218B4" w:rsidRPr="001A094C">
        <w:rPr>
          <w:rFonts w:ascii="Times New Roman" w:hAnsi="Times New Roman" w:cs="Times New Roman"/>
          <w:color w:val="000000" w:themeColor="text1"/>
          <w:sz w:val="28"/>
          <w:szCs w:val="28"/>
        </w:rPr>
        <w:t xml:space="preserve"> </w:t>
      </w:r>
      <w:r w:rsidR="00D43AA4" w:rsidRPr="001A094C">
        <w:rPr>
          <w:rFonts w:ascii="Times New Roman" w:hAnsi="Times New Roman" w:cs="Times New Roman"/>
          <w:color w:val="000000" w:themeColor="text1"/>
          <w:sz w:val="28"/>
          <w:szCs w:val="28"/>
        </w:rPr>
        <w:t>spécifique</w:t>
      </w:r>
      <w:r w:rsidR="00A3209F">
        <w:rPr>
          <w:rFonts w:ascii="Times New Roman" w:hAnsi="Times New Roman" w:cs="Times New Roman"/>
          <w:color w:val="000000" w:themeColor="text1"/>
          <w:sz w:val="28"/>
          <w:szCs w:val="28"/>
        </w:rPr>
        <w:t xml:space="preserve"> et u</w:t>
      </w:r>
      <w:r w:rsidRPr="001A094C">
        <w:rPr>
          <w:rFonts w:ascii="Times New Roman" w:hAnsi="Times New Roman" w:cs="Times New Roman"/>
          <w:color w:val="000000" w:themeColor="text1"/>
          <w:sz w:val="28"/>
          <w:szCs w:val="28"/>
        </w:rPr>
        <w:t>ne université peut inclure plusieurs pôles pour structurer</w:t>
      </w:r>
      <w:r w:rsidR="003218B4" w:rsidRPr="001A094C">
        <w:rPr>
          <w:rFonts w:ascii="Times New Roman" w:hAnsi="Times New Roman" w:cs="Times New Roman"/>
          <w:color w:val="000000" w:themeColor="text1"/>
          <w:sz w:val="28"/>
          <w:szCs w:val="28"/>
        </w:rPr>
        <w:t xml:space="preserve"> ses départements</w:t>
      </w:r>
      <w:r w:rsidRPr="001A094C">
        <w:rPr>
          <w:rFonts w:ascii="Times New Roman" w:hAnsi="Times New Roman" w:cs="Times New Roman"/>
          <w:color w:val="000000" w:themeColor="text1"/>
          <w:sz w:val="28"/>
          <w:szCs w:val="28"/>
        </w:rPr>
        <w:t>.</w:t>
      </w:r>
    </w:p>
    <w:p w14:paraId="54E2F5BF" w14:textId="77777777" w:rsidR="00E7525F" w:rsidRPr="00A3209F" w:rsidRDefault="002F4839" w:rsidP="00A3209F">
      <w:pPr>
        <w:pStyle w:val="Paragraphedeliste"/>
        <w:numPr>
          <w:ilvl w:val="0"/>
          <w:numId w:val="36"/>
        </w:numPr>
        <w:tabs>
          <w:tab w:val="left" w:pos="7468"/>
        </w:tabs>
        <w:spacing w:line="360" w:lineRule="auto"/>
        <w:jc w:val="both"/>
        <w:rPr>
          <w:rFonts w:ascii="Times New Roman" w:hAnsi="Times New Roman" w:cs="Times New Roman"/>
          <w:b/>
          <w:color w:val="000000" w:themeColor="text1"/>
          <w:sz w:val="28"/>
          <w:szCs w:val="28"/>
        </w:rPr>
      </w:pPr>
      <w:r w:rsidRPr="00A3209F">
        <w:rPr>
          <w:rFonts w:ascii="Times New Roman" w:hAnsi="Times New Roman" w:cs="Times New Roman"/>
          <w:b/>
          <w:color w:val="000000" w:themeColor="text1"/>
          <w:sz w:val="28"/>
          <w:szCs w:val="28"/>
        </w:rPr>
        <w:t>Association entre Spécialité et Domaine</w:t>
      </w:r>
    </w:p>
    <w:p w14:paraId="4C266DD4" w14:textId="7749CD58" w:rsidR="000930B4" w:rsidRDefault="002F4839" w:rsidP="00E7259B">
      <w:pPr>
        <w:tabs>
          <w:tab w:val="left" w:pos="7468"/>
        </w:tabs>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Chaque spécialité appartient à exactement un domaine</w:t>
      </w:r>
      <w:r w:rsidR="00411382" w:rsidRPr="001A094C">
        <w:rPr>
          <w:rFonts w:ascii="Times New Roman" w:hAnsi="Times New Roman" w:cs="Times New Roman"/>
          <w:color w:val="000000" w:themeColor="text1"/>
          <w:sz w:val="28"/>
          <w:szCs w:val="28"/>
        </w:rPr>
        <w:t xml:space="preserve"> </w:t>
      </w:r>
      <w:r w:rsidRPr="001A094C">
        <w:rPr>
          <w:rFonts w:ascii="Times New Roman" w:hAnsi="Times New Roman" w:cs="Times New Roman"/>
          <w:color w:val="000000" w:themeColor="text1"/>
          <w:sz w:val="28"/>
          <w:szCs w:val="28"/>
        </w:rPr>
        <w:t>(1)</w:t>
      </w:r>
      <w:r w:rsidR="00411382" w:rsidRPr="001A094C">
        <w:rPr>
          <w:rFonts w:ascii="Times New Roman" w:hAnsi="Times New Roman" w:cs="Times New Roman"/>
          <w:color w:val="000000" w:themeColor="text1"/>
          <w:sz w:val="28"/>
          <w:szCs w:val="28"/>
        </w:rPr>
        <w:t xml:space="preserve">, et </w:t>
      </w:r>
      <w:r w:rsidR="00B9667B" w:rsidRPr="001A094C">
        <w:rPr>
          <w:rFonts w:ascii="Times New Roman" w:hAnsi="Times New Roman" w:cs="Times New Roman"/>
          <w:color w:val="000000" w:themeColor="text1"/>
          <w:sz w:val="28"/>
          <w:szCs w:val="28"/>
        </w:rPr>
        <w:t>Un domaine peut inclure un</w:t>
      </w:r>
      <w:r w:rsidR="00411382" w:rsidRPr="001A094C">
        <w:rPr>
          <w:rFonts w:ascii="Times New Roman" w:hAnsi="Times New Roman" w:cs="Times New Roman"/>
          <w:color w:val="000000" w:themeColor="text1"/>
          <w:sz w:val="28"/>
          <w:szCs w:val="28"/>
        </w:rPr>
        <w:t xml:space="preserve"> ou plusieurs spécialités</w:t>
      </w:r>
      <w:r w:rsidR="00B9667B" w:rsidRPr="001A094C">
        <w:rPr>
          <w:rFonts w:ascii="Times New Roman" w:hAnsi="Times New Roman" w:cs="Times New Roman"/>
          <w:color w:val="000000" w:themeColor="text1"/>
          <w:sz w:val="28"/>
          <w:szCs w:val="28"/>
        </w:rPr>
        <w:t xml:space="preserve"> (1</w:t>
      </w:r>
      <w:r w:rsidR="00411382" w:rsidRPr="001A094C">
        <w:rPr>
          <w:rFonts w:ascii="Times New Roman" w:hAnsi="Times New Roman" w:cs="Times New Roman"/>
          <w:color w:val="000000" w:themeColor="text1"/>
          <w:sz w:val="28"/>
          <w:szCs w:val="28"/>
        </w:rPr>
        <w:t>.</w:t>
      </w:r>
      <w:r w:rsidR="006E7D86" w:rsidRPr="001A094C">
        <w:rPr>
          <w:rFonts w:ascii="Times New Roman" w:hAnsi="Times New Roman" w:cs="Times New Roman"/>
          <w:color w:val="000000" w:themeColor="text1"/>
          <w:sz w:val="28"/>
          <w:szCs w:val="28"/>
        </w:rPr>
        <w:t xml:space="preserve"> </w:t>
      </w:r>
      <w:r w:rsidR="00411382" w:rsidRPr="001A094C">
        <w:rPr>
          <w:rFonts w:ascii="Times New Roman" w:hAnsi="Times New Roman" w:cs="Times New Roman"/>
          <w:color w:val="000000" w:themeColor="text1"/>
          <w:sz w:val="28"/>
          <w:szCs w:val="28"/>
        </w:rPr>
        <w:t>.*).</w:t>
      </w:r>
      <w:r w:rsidR="00A3209F">
        <w:rPr>
          <w:rFonts w:ascii="Times New Roman" w:hAnsi="Times New Roman" w:cs="Times New Roman"/>
          <w:color w:val="000000" w:themeColor="text1"/>
          <w:sz w:val="28"/>
          <w:szCs w:val="28"/>
        </w:rPr>
        <w:t xml:space="preserve"> En effet u</w:t>
      </w:r>
      <w:r w:rsidRPr="001A094C">
        <w:rPr>
          <w:rFonts w:ascii="Times New Roman" w:hAnsi="Times New Roman" w:cs="Times New Roman"/>
          <w:color w:val="000000" w:themeColor="text1"/>
          <w:sz w:val="28"/>
          <w:szCs w:val="28"/>
        </w:rPr>
        <w:t>ne spécialité académique (ex. l’algèbre) relève d'un domaine plus large (ex. Mathématique)</w:t>
      </w:r>
      <w:r w:rsidR="000930B4">
        <w:rPr>
          <w:rFonts w:ascii="Times New Roman" w:hAnsi="Times New Roman" w:cs="Times New Roman"/>
          <w:color w:val="000000" w:themeColor="text1"/>
          <w:sz w:val="28"/>
          <w:szCs w:val="28"/>
        </w:rPr>
        <w:t xml:space="preserve"> et u</w:t>
      </w:r>
      <w:r w:rsidRPr="001A094C">
        <w:rPr>
          <w:rFonts w:ascii="Times New Roman" w:hAnsi="Times New Roman" w:cs="Times New Roman"/>
          <w:color w:val="000000" w:themeColor="text1"/>
          <w:sz w:val="28"/>
          <w:szCs w:val="28"/>
        </w:rPr>
        <w:t>n domaine académique peut englober plusieurs spécialités connexes.</w:t>
      </w:r>
    </w:p>
    <w:p w14:paraId="1359D6E5" w14:textId="77777777" w:rsidR="008E065A" w:rsidRPr="001A094C" w:rsidRDefault="008E065A" w:rsidP="00E7259B">
      <w:pPr>
        <w:tabs>
          <w:tab w:val="left" w:pos="7468"/>
        </w:tabs>
        <w:spacing w:line="360" w:lineRule="auto"/>
        <w:jc w:val="both"/>
        <w:rPr>
          <w:rFonts w:ascii="Times New Roman" w:hAnsi="Times New Roman" w:cs="Times New Roman"/>
          <w:color w:val="000000" w:themeColor="text1"/>
          <w:sz w:val="28"/>
          <w:szCs w:val="28"/>
        </w:rPr>
      </w:pPr>
    </w:p>
    <w:p w14:paraId="5DDCDC36" w14:textId="2544D1C5" w:rsidR="0004009A" w:rsidRPr="001A094C" w:rsidRDefault="008152ED" w:rsidP="00E7259B">
      <w:pPr>
        <w:tabs>
          <w:tab w:val="left" w:pos="7468"/>
        </w:tabs>
        <w:spacing w:line="360" w:lineRule="auto"/>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3</w:t>
      </w:r>
      <w:r w:rsidR="002F4839" w:rsidRPr="001A094C">
        <w:rPr>
          <w:rFonts w:ascii="Times New Roman" w:hAnsi="Times New Roman" w:cs="Times New Roman"/>
          <w:b/>
          <w:bCs/>
          <w:color w:val="000000" w:themeColor="text1"/>
          <w:sz w:val="32"/>
          <w:szCs w:val="32"/>
        </w:rPr>
        <w:t xml:space="preserve">.3 </w:t>
      </w:r>
      <w:bookmarkStart w:id="289" w:name="_Hlk201052302"/>
      <w:r w:rsidR="002F4839" w:rsidRPr="001A094C">
        <w:rPr>
          <w:rFonts w:ascii="Times New Roman" w:hAnsi="Times New Roman" w:cs="Times New Roman"/>
          <w:b/>
          <w:bCs/>
          <w:color w:val="000000" w:themeColor="text1"/>
          <w:sz w:val="32"/>
          <w:szCs w:val="32"/>
        </w:rPr>
        <w:t xml:space="preserve">Conclusion partielle </w:t>
      </w:r>
      <w:bookmarkEnd w:id="289"/>
    </w:p>
    <w:p w14:paraId="748DC991" w14:textId="6D94BF14" w:rsidR="00D805EA" w:rsidRPr="001A094C" w:rsidRDefault="00D805EA" w:rsidP="00E7259B">
      <w:pPr>
        <w:tabs>
          <w:tab w:val="left" w:pos="7468"/>
        </w:tabs>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Ce chapitre a permis d’analyser et de modéliser le système Theses.ci à l’aide du langage UML, en représentant les interactions entre les utilisateurs et la </w:t>
      </w:r>
      <w:r w:rsidRPr="001A094C">
        <w:rPr>
          <w:rFonts w:ascii="Times New Roman" w:hAnsi="Times New Roman" w:cs="Times New Roman"/>
          <w:color w:val="000000" w:themeColor="text1"/>
          <w:sz w:val="28"/>
          <w:szCs w:val="28"/>
        </w:rPr>
        <w:lastRenderedPageBreak/>
        <w:t>plateforme. Les diagrammes de cas d’utilisation et de classes offrent une vue claire et structurée du fonctionnement du système. Cette étape constitue la base essentielle pour une implémentation cohérente et efficace.</w:t>
      </w:r>
      <w:r w:rsidR="00E00B17">
        <w:rPr>
          <w:rFonts w:ascii="Times New Roman" w:hAnsi="Times New Roman" w:cs="Times New Roman"/>
          <w:color w:val="000000" w:themeColor="text1"/>
          <w:sz w:val="28"/>
          <w:szCs w:val="28"/>
        </w:rPr>
        <w:t xml:space="preserve"> </w:t>
      </w:r>
      <w:r w:rsidRPr="001A094C">
        <w:rPr>
          <w:rFonts w:ascii="Times New Roman" w:hAnsi="Times New Roman" w:cs="Times New Roman"/>
          <w:color w:val="000000" w:themeColor="text1"/>
          <w:sz w:val="28"/>
          <w:szCs w:val="28"/>
        </w:rPr>
        <w:t>Dans le chapitre suivant, nous allons présenter les résultats</w:t>
      </w:r>
      <w:r w:rsidR="00F7139A" w:rsidRPr="001A094C">
        <w:rPr>
          <w:rFonts w:ascii="Times New Roman" w:hAnsi="Times New Roman" w:cs="Times New Roman"/>
          <w:color w:val="000000" w:themeColor="text1"/>
          <w:sz w:val="28"/>
          <w:szCs w:val="28"/>
        </w:rPr>
        <w:t>.</w:t>
      </w:r>
      <w:r w:rsidRPr="001A094C">
        <w:rPr>
          <w:rFonts w:ascii="Times New Roman" w:hAnsi="Times New Roman" w:cs="Times New Roman"/>
          <w:color w:val="000000" w:themeColor="text1"/>
          <w:sz w:val="28"/>
          <w:szCs w:val="28"/>
        </w:rPr>
        <w:t xml:space="preserve"> </w:t>
      </w:r>
    </w:p>
    <w:p w14:paraId="7E7AB516" w14:textId="77777777" w:rsidR="0004009A" w:rsidRPr="001A094C" w:rsidRDefault="0004009A" w:rsidP="00E7259B">
      <w:pPr>
        <w:tabs>
          <w:tab w:val="left" w:pos="7468"/>
        </w:tabs>
        <w:spacing w:line="360" w:lineRule="auto"/>
        <w:jc w:val="both"/>
        <w:rPr>
          <w:rFonts w:ascii="Times New Roman" w:hAnsi="Times New Roman" w:cs="Times New Roman"/>
          <w:color w:val="000000" w:themeColor="text1"/>
          <w:sz w:val="28"/>
          <w:szCs w:val="28"/>
        </w:rPr>
      </w:pPr>
    </w:p>
    <w:p w14:paraId="4481FF1C" w14:textId="77777777" w:rsidR="00E93AD9" w:rsidRPr="001A094C" w:rsidRDefault="00E93AD9" w:rsidP="00E7259B">
      <w:pPr>
        <w:tabs>
          <w:tab w:val="left" w:pos="7468"/>
        </w:tabs>
        <w:spacing w:line="360" w:lineRule="auto"/>
        <w:jc w:val="both"/>
        <w:rPr>
          <w:rFonts w:ascii="Times New Roman" w:hAnsi="Times New Roman" w:cs="Times New Roman"/>
          <w:color w:val="000000" w:themeColor="text1"/>
          <w:sz w:val="28"/>
          <w:szCs w:val="28"/>
        </w:rPr>
      </w:pPr>
    </w:p>
    <w:p w14:paraId="4A24A139" w14:textId="77777777" w:rsidR="00C8168A" w:rsidRPr="001A094C" w:rsidRDefault="00C8168A" w:rsidP="00E7259B">
      <w:pPr>
        <w:tabs>
          <w:tab w:val="left" w:pos="7468"/>
        </w:tabs>
        <w:spacing w:line="360" w:lineRule="auto"/>
        <w:jc w:val="both"/>
        <w:rPr>
          <w:rFonts w:ascii="Times New Roman" w:hAnsi="Times New Roman" w:cs="Times New Roman"/>
          <w:color w:val="000000" w:themeColor="text1"/>
          <w:sz w:val="28"/>
          <w:szCs w:val="28"/>
        </w:rPr>
      </w:pPr>
    </w:p>
    <w:p w14:paraId="7A49EF8E" w14:textId="77777777" w:rsidR="00BE486D" w:rsidRDefault="00BE486D" w:rsidP="00E7259B">
      <w:pPr>
        <w:spacing w:line="360" w:lineRule="auto"/>
        <w:jc w:val="both"/>
        <w:rPr>
          <w:rFonts w:ascii="Times New Roman" w:hAnsi="Times New Roman" w:cs="Times New Roman"/>
          <w:b/>
          <w:color w:val="000000" w:themeColor="text1"/>
          <w:sz w:val="28"/>
          <w:szCs w:val="28"/>
        </w:rPr>
      </w:pPr>
    </w:p>
    <w:p w14:paraId="170B2C42"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7854D6EE"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7A512305"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0770E8A2"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3FB200C4"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29809979"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3A70ECBE"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6EA6F873"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1C636113"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46E277C3"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5C0AAF44"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6C0E0F12" w14:textId="77777777" w:rsidR="00103E0E" w:rsidRDefault="00103E0E" w:rsidP="00E7259B">
      <w:pPr>
        <w:spacing w:line="360" w:lineRule="auto"/>
        <w:jc w:val="both"/>
        <w:rPr>
          <w:rFonts w:ascii="Times New Roman" w:hAnsi="Times New Roman" w:cs="Times New Roman"/>
          <w:b/>
          <w:color w:val="000000" w:themeColor="text1"/>
          <w:sz w:val="28"/>
          <w:szCs w:val="28"/>
        </w:rPr>
      </w:pPr>
    </w:p>
    <w:p w14:paraId="2A943C28" w14:textId="77777777" w:rsidR="00103E0E" w:rsidRPr="001A094C" w:rsidRDefault="00103E0E" w:rsidP="00E7259B">
      <w:pPr>
        <w:spacing w:line="360" w:lineRule="auto"/>
        <w:jc w:val="both"/>
        <w:rPr>
          <w:rFonts w:ascii="Times New Roman" w:hAnsi="Times New Roman" w:cs="Times New Roman"/>
          <w:b/>
          <w:color w:val="000000" w:themeColor="text1"/>
          <w:sz w:val="28"/>
          <w:szCs w:val="28"/>
        </w:rPr>
      </w:pPr>
    </w:p>
    <w:p w14:paraId="0178115A" w14:textId="425AB5B0" w:rsidR="00183E61" w:rsidRPr="001A094C" w:rsidRDefault="00BE486D" w:rsidP="00683D80">
      <w:pPr>
        <w:pStyle w:val="Titre1"/>
      </w:pPr>
      <w:bookmarkStart w:id="290" w:name="_Toc202972983"/>
      <w:bookmarkStart w:id="291" w:name="_Toc202973336"/>
      <w:r w:rsidRPr="001A094C">
        <w:lastRenderedPageBreak/>
        <w:t xml:space="preserve">Chapitre </w:t>
      </w:r>
      <w:r w:rsidR="008152ED">
        <w:t>4</w:t>
      </w:r>
      <w:bookmarkEnd w:id="290"/>
      <w:bookmarkEnd w:id="291"/>
      <w:r w:rsidR="002F4839" w:rsidRPr="001A094C">
        <w:t> </w:t>
      </w:r>
    </w:p>
    <w:p w14:paraId="06F7918F" w14:textId="1F316A5E" w:rsidR="00183E61" w:rsidRPr="00683D80" w:rsidRDefault="002F4839" w:rsidP="00683D80">
      <w:pPr>
        <w:pStyle w:val="Titre1"/>
      </w:pPr>
      <w:bookmarkStart w:id="292" w:name="_Toc202538219"/>
      <w:bookmarkStart w:id="293" w:name="_Toc202538653"/>
      <w:bookmarkStart w:id="294" w:name="_Toc202679152"/>
      <w:bookmarkStart w:id="295" w:name="_Toc202769880"/>
      <w:bookmarkStart w:id="296" w:name="_Toc202770113"/>
      <w:bookmarkStart w:id="297" w:name="_Toc202771417"/>
      <w:bookmarkStart w:id="298" w:name="_Toc202771893"/>
      <w:bookmarkStart w:id="299" w:name="_Toc202972594"/>
      <w:bookmarkStart w:id="300" w:name="_Toc202972984"/>
      <w:bookmarkStart w:id="301" w:name="_Toc202973337"/>
      <w:r w:rsidRPr="001A094C">
        <w:t>IMPLEMENTATIONS ET RESULTATS</w:t>
      </w:r>
      <w:bookmarkEnd w:id="292"/>
      <w:bookmarkEnd w:id="293"/>
      <w:bookmarkEnd w:id="294"/>
      <w:bookmarkEnd w:id="295"/>
      <w:bookmarkEnd w:id="296"/>
      <w:bookmarkEnd w:id="297"/>
      <w:bookmarkEnd w:id="298"/>
      <w:bookmarkEnd w:id="299"/>
      <w:bookmarkEnd w:id="300"/>
      <w:bookmarkEnd w:id="301"/>
    </w:p>
    <w:p w14:paraId="5644936D" w14:textId="77777777" w:rsidR="000930B4" w:rsidRDefault="000930B4" w:rsidP="00E7259B">
      <w:pPr>
        <w:spacing w:line="360" w:lineRule="auto"/>
        <w:jc w:val="both"/>
        <w:rPr>
          <w:rFonts w:ascii="Times New Roman" w:hAnsi="Times New Roman" w:cs="Times New Roman"/>
          <w:b/>
          <w:color w:val="000000" w:themeColor="text1"/>
          <w:sz w:val="28"/>
          <w:szCs w:val="28"/>
        </w:rPr>
      </w:pPr>
    </w:p>
    <w:p w14:paraId="57461EDD" w14:textId="77777777" w:rsidR="000930B4" w:rsidRPr="001A094C" w:rsidRDefault="000930B4" w:rsidP="00E7259B">
      <w:pPr>
        <w:spacing w:line="360" w:lineRule="auto"/>
        <w:jc w:val="both"/>
        <w:rPr>
          <w:rFonts w:ascii="Times New Roman" w:hAnsi="Times New Roman" w:cs="Times New Roman"/>
          <w:b/>
          <w:color w:val="000000" w:themeColor="text1"/>
          <w:sz w:val="28"/>
          <w:szCs w:val="28"/>
        </w:rPr>
      </w:pPr>
    </w:p>
    <w:p w14:paraId="6297D026" w14:textId="677FCD0A" w:rsidR="00B26D97" w:rsidRDefault="008152ED" w:rsidP="000930B4">
      <w:pPr>
        <w:pStyle w:val="Titre2"/>
      </w:pPr>
      <w:bookmarkStart w:id="302" w:name="_Toc202972985"/>
      <w:bookmarkStart w:id="303" w:name="_Toc202973338"/>
      <w:r>
        <w:t>4</w:t>
      </w:r>
      <w:r w:rsidR="002F4839" w:rsidRPr="001A094C">
        <w:t xml:space="preserve">.1 </w:t>
      </w:r>
      <w:r w:rsidR="00AE749A" w:rsidRPr="001A094C">
        <w:t>Technologies utilisées</w:t>
      </w:r>
      <w:bookmarkEnd w:id="302"/>
      <w:bookmarkEnd w:id="303"/>
      <w:r w:rsidR="00AE749A" w:rsidRPr="001A094C">
        <w:t xml:space="preserve"> </w:t>
      </w:r>
    </w:p>
    <w:p w14:paraId="305382F1" w14:textId="77777777" w:rsidR="000930B4" w:rsidRPr="000930B4" w:rsidRDefault="000930B4" w:rsidP="000930B4"/>
    <w:p w14:paraId="75191A4B" w14:textId="2DAC70C6" w:rsidR="004D6A2C" w:rsidRPr="001A094C" w:rsidRDefault="008152ED" w:rsidP="000930B4">
      <w:pPr>
        <w:pStyle w:val="Titre3"/>
      </w:pPr>
      <w:bookmarkStart w:id="304" w:name="_Toc202538655"/>
      <w:bookmarkStart w:id="305" w:name="_Toc202679154"/>
      <w:bookmarkStart w:id="306" w:name="_Toc202769882"/>
      <w:bookmarkStart w:id="307" w:name="_Toc202771419"/>
      <w:bookmarkStart w:id="308" w:name="_Toc202972596"/>
      <w:bookmarkStart w:id="309" w:name="_Toc202972986"/>
      <w:bookmarkStart w:id="310" w:name="_Toc202973339"/>
      <w:r>
        <w:t>4</w:t>
      </w:r>
      <w:r w:rsidR="002F4839" w:rsidRPr="001A094C">
        <w:t>.1.1 POSTGRESQL</w:t>
      </w:r>
      <w:bookmarkEnd w:id="304"/>
      <w:bookmarkEnd w:id="305"/>
      <w:bookmarkEnd w:id="306"/>
      <w:bookmarkEnd w:id="307"/>
      <w:bookmarkEnd w:id="308"/>
      <w:bookmarkEnd w:id="309"/>
      <w:bookmarkEnd w:id="310"/>
    </w:p>
    <w:p w14:paraId="5F129CF1" w14:textId="77777777" w:rsidR="00BE486D" w:rsidRPr="001A094C" w:rsidRDefault="00BE486D" w:rsidP="0035681D">
      <w:pPr>
        <w:spacing w:line="360" w:lineRule="auto"/>
        <w:jc w:val="center"/>
        <w:rPr>
          <w:rFonts w:ascii="Times New Roman" w:hAnsi="Times New Roman" w:cs="Times New Roman"/>
          <w:b/>
          <w:color w:val="000000" w:themeColor="text1"/>
          <w:sz w:val="28"/>
          <w:szCs w:val="28"/>
        </w:rPr>
      </w:pPr>
    </w:p>
    <w:p w14:paraId="681BA064" w14:textId="55D84BC7" w:rsidR="005E3EF6" w:rsidRDefault="008152ED" w:rsidP="000930B4">
      <w:pPr>
        <w:pStyle w:val="Sansinterligne"/>
      </w:pPr>
      <w:r>
        <w:t>4</w:t>
      </w:r>
      <w:r w:rsidR="002F4839" w:rsidRPr="001A094C">
        <w:t xml:space="preserve">.1.1.1 </w:t>
      </w:r>
      <w:r w:rsidR="00956B02" w:rsidRPr="001A094C">
        <w:t>Description</w:t>
      </w:r>
      <w:r w:rsidR="002F4839" w:rsidRPr="001A094C">
        <w:t xml:space="preserve"> </w:t>
      </w:r>
    </w:p>
    <w:p w14:paraId="24572260" w14:textId="77777777" w:rsidR="000930B4" w:rsidRPr="001A094C" w:rsidRDefault="000930B4" w:rsidP="000930B4">
      <w:pPr>
        <w:pStyle w:val="Sansinterligne"/>
      </w:pPr>
    </w:p>
    <w:p w14:paraId="1BC41EC4" w14:textId="7351C512" w:rsidR="009111C1"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PostgreSQL, souvent appelé </w:t>
      </w:r>
      <w:proofErr w:type="spellStart"/>
      <w:r w:rsidRPr="001A094C">
        <w:rPr>
          <w:rFonts w:ascii="Times New Roman" w:hAnsi="Times New Roman" w:cs="Times New Roman"/>
          <w:color w:val="000000" w:themeColor="text1"/>
          <w:sz w:val="28"/>
          <w:szCs w:val="28"/>
        </w:rPr>
        <w:t>Postgres</w:t>
      </w:r>
      <w:proofErr w:type="spellEnd"/>
      <w:r w:rsidRPr="001A094C">
        <w:rPr>
          <w:rFonts w:ascii="Times New Roman" w:hAnsi="Times New Roman" w:cs="Times New Roman"/>
          <w:color w:val="000000" w:themeColor="text1"/>
          <w:sz w:val="28"/>
          <w:szCs w:val="28"/>
        </w:rPr>
        <w:t>, est un système de gestion de base de données relationnelle objet (SGBDRO) open source et gratuit. Il est reconnu pour sa fiabilité, sa conformité au standard SQL et son extensibilité. Il est utilisé dans de nombreuses applications, allant des petites entreprises aux grandes organisations, et est particulièrement apprécié pour sa capacité à gérer des charges de travail complexes et à assurer l'intégrité des données.</w:t>
      </w:r>
    </w:p>
    <w:p w14:paraId="4DDD0471" w14:textId="5D79C46C" w:rsidR="00D8010D" w:rsidRDefault="008152ED" w:rsidP="000930B4">
      <w:pPr>
        <w:pStyle w:val="Sansinterligne"/>
      </w:pPr>
      <w:r>
        <w:t>4</w:t>
      </w:r>
      <w:r w:rsidR="002F4839" w:rsidRPr="001A094C">
        <w:t xml:space="preserve">.1.1.2 Raison du choix </w:t>
      </w:r>
    </w:p>
    <w:p w14:paraId="0F949C99" w14:textId="77777777" w:rsidR="000930B4" w:rsidRPr="001A094C" w:rsidRDefault="000930B4" w:rsidP="000930B4">
      <w:pPr>
        <w:pStyle w:val="Sansinterligne"/>
      </w:pPr>
    </w:p>
    <w:p w14:paraId="33004894" w14:textId="77777777" w:rsidR="004D6A2C" w:rsidRPr="000930B4" w:rsidRDefault="002F4839" w:rsidP="000930B4">
      <w:pPr>
        <w:pStyle w:val="Paragraphedeliste"/>
        <w:numPr>
          <w:ilvl w:val="0"/>
          <w:numId w:val="36"/>
        </w:numPr>
        <w:spacing w:line="360" w:lineRule="auto"/>
        <w:jc w:val="both"/>
        <w:rPr>
          <w:rFonts w:ascii="Times New Roman" w:hAnsi="Times New Roman" w:cs="Times New Roman"/>
          <w:b/>
          <w:color w:val="000000" w:themeColor="text1"/>
          <w:sz w:val="28"/>
          <w:szCs w:val="28"/>
        </w:rPr>
      </w:pPr>
      <w:r w:rsidRPr="000930B4">
        <w:rPr>
          <w:rFonts w:ascii="Times New Roman" w:hAnsi="Times New Roman" w:cs="Times New Roman"/>
          <w:b/>
          <w:color w:val="000000" w:themeColor="text1"/>
          <w:sz w:val="28"/>
          <w:szCs w:val="28"/>
        </w:rPr>
        <w:t>Gestion des Données Complexes</w:t>
      </w:r>
    </w:p>
    <w:p w14:paraId="2CED3454" w14:textId="7706ED8E" w:rsidR="004D6A2C" w:rsidRPr="001A094C" w:rsidRDefault="00E00B17" w:rsidP="00E7259B">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Le fait que </w:t>
      </w:r>
      <w:r w:rsidR="002F4839" w:rsidRPr="001A094C">
        <w:rPr>
          <w:rFonts w:ascii="Times New Roman" w:hAnsi="Times New Roman" w:cs="Times New Roman"/>
          <w:color w:val="000000" w:themeColor="text1"/>
          <w:sz w:val="28"/>
          <w:szCs w:val="28"/>
        </w:rPr>
        <w:t xml:space="preserve">PostgreSQL </w:t>
      </w:r>
      <w:r>
        <w:rPr>
          <w:rFonts w:ascii="Times New Roman" w:hAnsi="Times New Roman" w:cs="Times New Roman"/>
          <w:color w:val="000000" w:themeColor="text1"/>
          <w:sz w:val="28"/>
          <w:szCs w:val="28"/>
        </w:rPr>
        <w:t>soit</w:t>
      </w:r>
      <w:r w:rsidR="002F4839" w:rsidRPr="001A094C">
        <w:rPr>
          <w:rFonts w:ascii="Times New Roman" w:hAnsi="Times New Roman" w:cs="Times New Roman"/>
          <w:color w:val="000000" w:themeColor="text1"/>
          <w:sz w:val="28"/>
          <w:szCs w:val="28"/>
        </w:rPr>
        <w:t xml:space="preserve"> un SGBD relationnel-objet, signifie qu'il supporte non seulement les types de données classiques (entiers, chaînes de caractères, dates, etc.), mais également des types complexes tels que </w:t>
      </w:r>
      <w:r w:rsidR="00725932">
        <w:rPr>
          <w:rFonts w:ascii="Times New Roman" w:hAnsi="Times New Roman" w:cs="Times New Roman"/>
          <w:b/>
          <w:color w:val="000000" w:themeColor="text1"/>
          <w:sz w:val="28"/>
          <w:szCs w:val="28"/>
        </w:rPr>
        <w:t>l</w:t>
      </w:r>
      <w:r w:rsidR="002F4839" w:rsidRPr="001A094C">
        <w:rPr>
          <w:rFonts w:ascii="Times New Roman" w:hAnsi="Times New Roman" w:cs="Times New Roman"/>
          <w:b/>
          <w:color w:val="000000" w:themeColor="text1"/>
          <w:sz w:val="28"/>
          <w:szCs w:val="28"/>
        </w:rPr>
        <w:t>es</w:t>
      </w:r>
      <w:r w:rsidR="002F4839" w:rsidRPr="001A094C">
        <w:rPr>
          <w:rFonts w:ascii="Times New Roman" w:hAnsi="Times New Roman" w:cs="Times New Roman"/>
          <w:color w:val="000000" w:themeColor="text1"/>
          <w:sz w:val="28"/>
          <w:szCs w:val="28"/>
        </w:rPr>
        <w:t xml:space="preserve"> </w:t>
      </w:r>
      <w:r w:rsidR="002F4839" w:rsidRPr="001A094C">
        <w:rPr>
          <w:rFonts w:ascii="Times New Roman" w:hAnsi="Times New Roman" w:cs="Times New Roman"/>
          <w:b/>
          <w:color w:val="000000" w:themeColor="text1"/>
          <w:sz w:val="28"/>
          <w:szCs w:val="28"/>
        </w:rPr>
        <w:t>tableaux</w:t>
      </w:r>
      <w:r>
        <w:rPr>
          <w:rFonts w:ascii="Times New Roman" w:hAnsi="Times New Roman" w:cs="Times New Roman"/>
          <w:color w:val="000000" w:themeColor="text1"/>
          <w:sz w:val="28"/>
          <w:szCs w:val="28"/>
        </w:rPr>
        <w:t xml:space="preserve">, </w:t>
      </w:r>
      <w:r w:rsidR="002F4839" w:rsidRPr="001A094C">
        <w:rPr>
          <w:rFonts w:ascii="Times New Roman" w:hAnsi="Times New Roman" w:cs="Times New Roman"/>
          <w:color w:val="000000" w:themeColor="text1"/>
          <w:sz w:val="28"/>
          <w:szCs w:val="28"/>
        </w:rPr>
        <w:t>utiles pour stocker des listes de mots-clés associés à une thèse</w:t>
      </w:r>
      <w:r>
        <w:rPr>
          <w:rFonts w:ascii="Times New Roman" w:hAnsi="Times New Roman" w:cs="Times New Roman"/>
          <w:color w:val="000000" w:themeColor="text1"/>
          <w:sz w:val="28"/>
          <w:szCs w:val="28"/>
        </w:rPr>
        <w:t>,</w:t>
      </w:r>
      <w:r w:rsidR="002F4839" w:rsidRPr="001A094C">
        <w:rPr>
          <w:rFonts w:ascii="Times New Roman" w:hAnsi="Times New Roman" w:cs="Times New Roman"/>
          <w:color w:val="000000" w:themeColor="text1"/>
          <w:sz w:val="28"/>
          <w:szCs w:val="28"/>
        </w:rPr>
        <w:t xml:space="preserve"> </w:t>
      </w:r>
      <w:r w:rsidR="00725932">
        <w:rPr>
          <w:rFonts w:ascii="Times New Roman" w:hAnsi="Times New Roman" w:cs="Times New Roman"/>
          <w:b/>
          <w:color w:val="000000" w:themeColor="text1"/>
          <w:sz w:val="28"/>
          <w:szCs w:val="28"/>
        </w:rPr>
        <w:t>l</w:t>
      </w:r>
      <w:r w:rsidR="002F4839" w:rsidRPr="001A094C">
        <w:rPr>
          <w:rFonts w:ascii="Times New Roman" w:hAnsi="Times New Roman" w:cs="Times New Roman"/>
          <w:b/>
          <w:color w:val="000000" w:themeColor="text1"/>
          <w:sz w:val="28"/>
          <w:szCs w:val="28"/>
        </w:rPr>
        <w:t>es types JSON/JSONB</w:t>
      </w:r>
      <w:r>
        <w:rPr>
          <w:rFonts w:ascii="Times New Roman" w:hAnsi="Times New Roman" w:cs="Times New Roman"/>
          <w:b/>
          <w:color w:val="000000" w:themeColor="text1"/>
          <w:sz w:val="28"/>
          <w:szCs w:val="28"/>
        </w:rPr>
        <w:t xml:space="preserve"> </w:t>
      </w:r>
      <w:r w:rsidR="002F4839" w:rsidRPr="001A094C">
        <w:rPr>
          <w:rFonts w:ascii="Times New Roman" w:hAnsi="Times New Roman" w:cs="Times New Roman"/>
          <w:color w:val="000000" w:themeColor="text1"/>
          <w:sz w:val="28"/>
          <w:szCs w:val="28"/>
        </w:rPr>
        <w:t>idéaux pour gérer des données semi-structurées, comme les métadonnées extraites des fichiers PDF des thèses.</w:t>
      </w:r>
    </w:p>
    <w:p w14:paraId="22FD36D6" w14:textId="77777777" w:rsidR="004D6A2C"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Dans le contexte de </w:t>
      </w:r>
      <w:r w:rsidRPr="001A094C">
        <w:rPr>
          <w:rFonts w:ascii="Times New Roman" w:hAnsi="Times New Roman" w:cs="Times New Roman"/>
          <w:b/>
          <w:color w:val="000000" w:themeColor="text1"/>
          <w:sz w:val="28"/>
          <w:szCs w:val="28"/>
        </w:rPr>
        <w:t>Theses.ci</w:t>
      </w:r>
      <w:r w:rsidRPr="001A094C">
        <w:rPr>
          <w:rFonts w:ascii="Times New Roman" w:hAnsi="Times New Roman" w:cs="Times New Roman"/>
          <w:color w:val="000000" w:themeColor="text1"/>
          <w:sz w:val="28"/>
          <w:szCs w:val="28"/>
        </w:rPr>
        <w:t>, ces fonctionnalités permettent de gérer efficacement les données liées aux thèses, aux auteurs, aux directeurs, et aux universités.</w:t>
      </w:r>
    </w:p>
    <w:p w14:paraId="672D6BAF" w14:textId="77777777" w:rsidR="004D6A2C" w:rsidRPr="000930B4" w:rsidRDefault="002F4839" w:rsidP="000930B4">
      <w:pPr>
        <w:pStyle w:val="Paragraphedeliste"/>
        <w:numPr>
          <w:ilvl w:val="0"/>
          <w:numId w:val="36"/>
        </w:numPr>
        <w:spacing w:line="360" w:lineRule="auto"/>
        <w:jc w:val="both"/>
        <w:rPr>
          <w:rFonts w:ascii="Times New Roman" w:hAnsi="Times New Roman" w:cs="Times New Roman"/>
          <w:color w:val="000000" w:themeColor="text1"/>
          <w:sz w:val="28"/>
          <w:szCs w:val="28"/>
        </w:rPr>
      </w:pPr>
      <w:r w:rsidRPr="000930B4">
        <w:rPr>
          <w:rFonts w:ascii="Times New Roman" w:hAnsi="Times New Roman" w:cs="Times New Roman"/>
          <w:b/>
          <w:color w:val="000000" w:themeColor="text1"/>
          <w:sz w:val="28"/>
          <w:szCs w:val="28"/>
        </w:rPr>
        <w:lastRenderedPageBreak/>
        <w:t>Gestion des Requêtes Complexes</w:t>
      </w:r>
    </w:p>
    <w:p w14:paraId="4F4CE81D" w14:textId="1598D174" w:rsidR="004D6A2C"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PostgreSQL offre des fonctionnalités avancées pour la gestion des requêtes complexes, notamment </w:t>
      </w:r>
      <w:r w:rsidR="00E00B17">
        <w:rPr>
          <w:rFonts w:ascii="Times New Roman" w:hAnsi="Times New Roman" w:cs="Times New Roman"/>
          <w:color w:val="000000" w:themeColor="text1"/>
          <w:sz w:val="28"/>
          <w:szCs w:val="28"/>
        </w:rPr>
        <w:t>l</w:t>
      </w:r>
      <w:r w:rsidRPr="001A094C">
        <w:rPr>
          <w:rFonts w:ascii="Times New Roman" w:hAnsi="Times New Roman" w:cs="Times New Roman"/>
          <w:color w:val="000000" w:themeColor="text1"/>
          <w:sz w:val="28"/>
          <w:szCs w:val="28"/>
        </w:rPr>
        <w:t>e support des fonctions SQL personnalisées</w:t>
      </w:r>
      <w:r w:rsidR="000930B4">
        <w:rPr>
          <w:rFonts w:ascii="Times New Roman" w:hAnsi="Times New Roman" w:cs="Times New Roman"/>
          <w:color w:val="000000" w:themeColor="text1"/>
          <w:sz w:val="28"/>
          <w:szCs w:val="28"/>
        </w:rPr>
        <w:t>, l</w:t>
      </w:r>
      <w:r w:rsidRPr="001A094C">
        <w:rPr>
          <w:rFonts w:ascii="Times New Roman" w:hAnsi="Times New Roman" w:cs="Times New Roman"/>
          <w:color w:val="000000" w:themeColor="text1"/>
          <w:sz w:val="28"/>
          <w:szCs w:val="28"/>
        </w:rPr>
        <w:t>es index multicritères et les index partiels</w:t>
      </w:r>
      <w:r w:rsidR="000930B4">
        <w:rPr>
          <w:rFonts w:ascii="Times New Roman" w:hAnsi="Times New Roman" w:cs="Times New Roman"/>
          <w:color w:val="000000" w:themeColor="text1"/>
          <w:sz w:val="28"/>
          <w:szCs w:val="28"/>
        </w:rPr>
        <w:t xml:space="preserve"> et l</w:t>
      </w:r>
      <w:r w:rsidRPr="001A094C">
        <w:rPr>
          <w:rFonts w:ascii="Times New Roman" w:hAnsi="Times New Roman" w:cs="Times New Roman"/>
          <w:color w:val="000000" w:themeColor="text1"/>
          <w:sz w:val="28"/>
          <w:szCs w:val="28"/>
        </w:rPr>
        <w:t>es requêtes imbriquées et les jointures complexes.</w:t>
      </w:r>
    </w:p>
    <w:p w14:paraId="54717846" w14:textId="77777777" w:rsidR="004D6A2C" w:rsidRPr="000930B4" w:rsidRDefault="002F4839" w:rsidP="000930B4">
      <w:pPr>
        <w:pStyle w:val="Paragraphedeliste"/>
        <w:numPr>
          <w:ilvl w:val="0"/>
          <w:numId w:val="36"/>
        </w:numPr>
        <w:spacing w:line="360" w:lineRule="auto"/>
        <w:jc w:val="both"/>
        <w:rPr>
          <w:rFonts w:ascii="Times New Roman" w:hAnsi="Times New Roman" w:cs="Times New Roman"/>
          <w:b/>
          <w:color w:val="000000" w:themeColor="text1"/>
          <w:sz w:val="28"/>
          <w:szCs w:val="28"/>
        </w:rPr>
      </w:pPr>
      <w:r w:rsidRPr="000930B4">
        <w:rPr>
          <w:rFonts w:ascii="Times New Roman" w:hAnsi="Times New Roman" w:cs="Times New Roman"/>
          <w:b/>
          <w:color w:val="000000" w:themeColor="text1"/>
          <w:sz w:val="28"/>
          <w:szCs w:val="28"/>
        </w:rPr>
        <w:t>Fiabilité et Performance</w:t>
      </w:r>
    </w:p>
    <w:p w14:paraId="24C6D9CD" w14:textId="41EFC141" w:rsidR="004D6A2C" w:rsidRPr="000930B4"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PostgreSQL est réputé pour sa robustesse et sa performance, même avec des bases de données volumineuses. Il propose des mécanismes avancés pour garantir l'intégrité des données, tels que</w:t>
      </w:r>
      <w:r w:rsidR="000930B4">
        <w:rPr>
          <w:rFonts w:ascii="Times New Roman" w:hAnsi="Times New Roman" w:cs="Times New Roman"/>
          <w:color w:val="000000" w:themeColor="text1"/>
          <w:sz w:val="28"/>
          <w:szCs w:val="28"/>
        </w:rPr>
        <w:t xml:space="preserve"> </w:t>
      </w:r>
      <w:r w:rsidR="00725932">
        <w:rPr>
          <w:rFonts w:ascii="Times New Roman" w:hAnsi="Times New Roman" w:cs="Times New Roman"/>
          <w:b/>
          <w:color w:val="000000" w:themeColor="text1"/>
          <w:sz w:val="28"/>
          <w:szCs w:val="28"/>
        </w:rPr>
        <w:t>l</w:t>
      </w:r>
      <w:r w:rsidRPr="001A094C">
        <w:rPr>
          <w:rFonts w:ascii="Times New Roman" w:hAnsi="Times New Roman" w:cs="Times New Roman"/>
          <w:b/>
          <w:color w:val="000000" w:themeColor="text1"/>
          <w:sz w:val="28"/>
          <w:szCs w:val="28"/>
        </w:rPr>
        <w:t xml:space="preserve">es transactions ACID </w:t>
      </w:r>
      <w:r w:rsidRPr="001A094C">
        <w:rPr>
          <w:rFonts w:ascii="Times New Roman" w:hAnsi="Times New Roman" w:cs="Times New Roman"/>
          <w:color w:val="000000" w:themeColor="text1"/>
          <w:sz w:val="28"/>
          <w:szCs w:val="28"/>
        </w:rPr>
        <w:t>(Atomicité, Cohérence, Isolation, Durabilité)</w:t>
      </w:r>
      <w:r w:rsidR="000930B4">
        <w:rPr>
          <w:rFonts w:ascii="Times New Roman" w:hAnsi="Times New Roman" w:cs="Times New Roman"/>
          <w:color w:val="000000" w:themeColor="text1"/>
          <w:sz w:val="28"/>
          <w:szCs w:val="28"/>
        </w:rPr>
        <w:t xml:space="preserve"> et </w:t>
      </w:r>
      <w:r w:rsidR="00725932">
        <w:rPr>
          <w:rFonts w:ascii="Times New Roman" w:hAnsi="Times New Roman" w:cs="Times New Roman"/>
          <w:b/>
          <w:color w:val="000000" w:themeColor="text1"/>
          <w:sz w:val="28"/>
          <w:szCs w:val="28"/>
        </w:rPr>
        <w:t>l</w:t>
      </w:r>
      <w:r w:rsidRPr="001A094C">
        <w:rPr>
          <w:rFonts w:ascii="Times New Roman" w:hAnsi="Times New Roman" w:cs="Times New Roman"/>
          <w:b/>
          <w:color w:val="000000" w:themeColor="text1"/>
          <w:sz w:val="28"/>
          <w:szCs w:val="28"/>
        </w:rPr>
        <w:t>a réplication et la tolérance aux pannes.</w:t>
      </w:r>
    </w:p>
    <w:p w14:paraId="02596E81" w14:textId="0ED4D7FF" w:rsidR="00D8010D"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Ces fonctionnalités sont essentielles pour garantir la sécurité et la fiabilité des données dans une plateforme académique comme </w:t>
      </w:r>
      <w:r w:rsidRPr="001A094C">
        <w:rPr>
          <w:rFonts w:ascii="Times New Roman" w:hAnsi="Times New Roman" w:cs="Times New Roman"/>
          <w:b/>
          <w:color w:val="000000" w:themeColor="text1"/>
          <w:sz w:val="28"/>
          <w:szCs w:val="28"/>
        </w:rPr>
        <w:t>Theses.ci</w:t>
      </w:r>
      <w:r w:rsidRPr="001A094C">
        <w:rPr>
          <w:rFonts w:ascii="Times New Roman" w:hAnsi="Times New Roman" w:cs="Times New Roman"/>
          <w:color w:val="000000" w:themeColor="text1"/>
          <w:sz w:val="28"/>
          <w:szCs w:val="28"/>
        </w:rPr>
        <w:t>.</w:t>
      </w:r>
    </w:p>
    <w:p w14:paraId="54FF217F" w14:textId="77777777" w:rsidR="00C80F71" w:rsidRPr="001A094C" w:rsidRDefault="00C80F71" w:rsidP="00E7259B">
      <w:pPr>
        <w:spacing w:line="360" w:lineRule="auto"/>
        <w:jc w:val="both"/>
        <w:rPr>
          <w:rFonts w:ascii="Times New Roman" w:hAnsi="Times New Roman" w:cs="Times New Roman"/>
          <w:color w:val="000000" w:themeColor="text1"/>
          <w:sz w:val="28"/>
          <w:szCs w:val="28"/>
        </w:rPr>
      </w:pPr>
    </w:p>
    <w:p w14:paraId="3BF0F772" w14:textId="4DA20CA6" w:rsidR="0014368C" w:rsidRDefault="008152ED" w:rsidP="000930B4">
      <w:pPr>
        <w:pStyle w:val="Titre3"/>
      </w:pPr>
      <w:bookmarkStart w:id="311" w:name="_Toc202538656"/>
      <w:bookmarkStart w:id="312" w:name="_Toc202677502"/>
      <w:bookmarkStart w:id="313" w:name="_Toc202679155"/>
      <w:bookmarkStart w:id="314" w:name="_Toc202769883"/>
      <w:bookmarkStart w:id="315" w:name="_Toc202771420"/>
      <w:bookmarkStart w:id="316" w:name="_Toc202972597"/>
      <w:bookmarkStart w:id="317" w:name="_Toc202972987"/>
      <w:bookmarkStart w:id="318" w:name="_Toc202973340"/>
      <w:r>
        <w:t>4</w:t>
      </w:r>
      <w:r w:rsidR="002F4839" w:rsidRPr="001A094C">
        <w:t>.</w:t>
      </w:r>
      <w:r w:rsidR="0029464F" w:rsidRPr="001A094C">
        <w:t>1.2</w:t>
      </w:r>
      <w:r w:rsidR="002F4839" w:rsidRPr="001A094C">
        <w:t xml:space="preserve"> </w:t>
      </w:r>
      <w:bookmarkStart w:id="319" w:name="_Hlk201052542"/>
      <w:r w:rsidR="002F4839" w:rsidRPr="001A094C">
        <w:t>Framework Django (python)</w:t>
      </w:r>
      <w:bookmarkEnd w:id="311"/>
      <w:bookmarkEnd w:id="312"/>
      <w:bookmarkEnd w:id="313"/>
      <w:bookmarkEnd w:id="314"/>
      <w:bookmarkEnd w:id="315"/>
      <w:bookmarkEnd w:id="316"/>
      <w:bookmarkEnd w:id="317"/>
      <w:bookmarkEnd w:id="318"/>
      <w:r w:rsidR="002F4839" w:rsidRPr="001A094C">
        <w:t xml:space="preserve"> </w:t>
      </w:r>
      <w:bookmarkEnd w:id="319"/>
    </w:p>
    <w:p w14:paraId="4B2B38E7" w14:textId="77777777" w:rsidR="000930B4" w:rsidRPr="001A094C" w:rsidRDefault="000930B4" w:rsidP="000930B4">
      <w:pPr>
        <w:pStyle w:val="Titre3"/>
      </w:pPr>
    </w:p>
    <w:p w14:paraId="2651AD2E" w14:textId="1A7D9202" w:rsidR="0014368C" w:rsidRDefault="008152ED" w:rsidP="000930B4">
      <w:pPr>
        <w:pStyle w:val="Sansinterligne"/>
      </w:pPr>
      <w:r>
        <w:t>4</w:t>
      </w:r>
      <w:r w:rsidR="002F4839" w:rsidRPr="001A094C">
        <w:t>.</w:t>
      </w:r>
      <w:r w:rsidR="0029464F" w:rsidRPr="001A094C">
        <w:t>1.</w:t>
      </w:r>
      <w:r w:rsidR="002F4839" w:rsidRPr="001A094C">
        <w:t xml:space="preserve">2.1 Description </w:t>
      </w:r>
    </w:p>
    <w:p w14:paraId="5CD16EB1" w14:textId="77777777" w:rsidR="000930B4" w:rsidRPr="001A094C" w:rsidRDefault="000930B4" w:rsidP="000930B4">
      <w:pPr>
        <w:pStyle w:val="Sansinterligne"/>
      </w:pPr>
    </w:p>
    <w:p w14:paraId="5250D0F1" w14:textId="072E6B5A" w:rsidR="009111C1"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color w:val="000000" w:themeColor="text1"/>
          <w:sz w:val="28"/>
          <w:szCs w:val="28"/>
        </w:rPr>
        <w:t xml:space="preserve">Django est un </w:t>
      </w:r>
      <w:proofErr w:type="spellStart"/>
      <w:r w:rsidRPr="001A094C">
        <w:rPr>
          <w:rFonts w:ascii="Times New Roman" w:hAnsi="Times New Roman" w:cs="Times New Roman"/>
          <w:color w:val="000000" w:themeColor="text1"/>
          <w:sz w:val="28"/>
          <w:szCs w:val="28"/>
        </w:rPr>
        <w:t>framework</w:t>
      </w:r>
      <w:proofErr w:type="spellEnd"/>
      <w:r w:rsidRPr="001A094C">
        <w:rPr>
          <w:rFonts w:ascii="Times New Roman" w:hAnsi="Times New Roman" w:cs="Times New Roman"/>
          <w:color w:val="000000" w:themeColor="text1"/>
          <w:sz w:val="28"/>
          <w:szCs w:val="28"/>
        </w:rPr>
        <w:t xml:space="preserve"> web open</w:t>
      </w:r>
      <w:r w:rsidR="00725932">
        <w:rPr>
          <w:rFonts w:ascii="Times New Roman" w:hAnsi="Times New Roman" w:cs="Times New Roman"/>
          <w:color w:val="000000" w:themeColor="text1"/>
          <w:sz w:val="28"/>
          <w:szCs w:val="28"/>
        </w:rPr>
        <w:t xml:space="preserve"> </w:t>
      </w:r>
      <w:r w:rsidRPr="001A094C">
        <w:rPr>
          <w:rFonts w:ascii="Times New Roman" w:hAnsi="Times New Roman" w:cs="Times New Roman"/>
          <w:color w:val="000000" w:themeColor="text1"/>
          <w:sz w:val="28"/>
          <w:szCs w:val="28"/>
        </w:rPr>
        <w:t>source, écrit en Python, qui facilite le développement rapide et sécurisé d'applications web. Il suit le modèle MVT (Modèle-Vue-Template), similaire au MVC, et offre de nombreuses fonctionnalités intégrées telles que la gestion des bases de données, l'authentification, et les formulaires, permettant aux développeurs de se concentrer sur la logique métier de leur application.</w:t>
      </w:r>
    </w:p>
    <w:p w14:paraId="57F05C85" w14:textId="77777777" w:rsidR="00AC618E" w:rsidRPr="001A094C" w:rsidRDefault="00AC618E" w:rsidP="00E7259B">
      <w:pPr>
        <w:spacing w:line="360" w:lineRule="auto"/>
        <w:jc w:val="both"/>
        <w:rPr>
          <w:rFonts w:ascii="Times New Roman" w:hAnsi="Times New Roman" w:cs="Times New Roman"/>
          <w:color w:val="000000" w:themeColor="text1"/>
          <w:sz w:val="28"/>
          <w:szCs w:val="28"/>
        </w:rPr>
      </w:pPr>
    </w:p>
    <w:p w14:paraId="016C8B37" w14:textId="4C321E6F" w:rsidR="004045FE" w:rsidRDefault="008152ED" w:rsidP="000930B4">
      <w:pPr>
        <w:pStyle w:val="Sansinterligne"/>
      </w:pPr>
      <w:r>
        <w:t>4</w:t>
      </w:r>
      <w:r w:rsidR="002F4839" w:rsidRPr="001A094C">
        <w:t>.</w:t>
      </w:r>
      <w:r w:rsidR="0029464F" w:rsidRPr="001A094C">
        <w:t>1.</w:t>
      </w:r>
      <w:r w:rsidR="002F4839" w:rsidRPr="001A094C">
        <w:t xml:space="preserve">2.2 Raison du choix </w:t>
      </w:r>
    </w:p>
    <w:p w14:paraId="5573CD59" w14:textId="77777777" w:rsidR="000930B4" w:rsidRPr="001A094C" w:rsidRDefault="000930B4" w:rsidP="000930B4">
      <w:pPr>
        <w:pStyle w:val="Sansinterligne"/>
      </w:pPr>
    </w:p>
    <w:p w14:paraId="3C257268" w14:textId="77777777" w:rsidR="004045FE"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color w:val="000000" w:themeColor="text1"/>
          <w:sz w:val="28"/>
          <w:szCs w:val="28"/>
        </w:rPr>
        <w:t>-Scalabilité</w:t>
      </w:r>
      <w:r w:rsidRPr="001A094C">
        <w:rPr>
          <w:rFonts w:ascii="Times New Roman" w:hAnsi="Times New Roman" w:cs="Times New Roman"/>
          <w:color w:val="000000" w:themeColor="text1"/>
          <w:sz w:val="28"/>
          <w:szCs w:val="28"/>
        </w:rPr>
        <w:t xml:space="preserve"> : Django peut gérer efficacement un grand volume de données (thèses, auteurs, universités, etc.).</w:t>
      </w:r>
    </w:p>
    <w:p w14:paraId="03A2C6D2" w14:textId="77777777" w:rsidR="004045FE"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color w:val="000000" w:themeColor="text1"/>
          <w:sz w:val="28"/>
          <w:szCs w:val="28"/>
        </w:rPr>
        <w:lastRenderedPageBreak/>
        <w:t>-Sécurité</w:t>
      </w:r>
      <w:r w:rsidRPr="001A094C">
        <w:rPr>
          <w:rFonts w:ascii="Times New Roman" w:hAnsi="Times New Roman" w:cs="Times New Roman"/>
          <w:color w:val="000000" w:themeColor="text1"/>
          <w:sz w:val="28"/>
          <w:szCs w:val="28"/>
        </w:rPr>
        <w:t xml:space="preserve"> : Django inclut des mécanismes avancés de sécurité (protection contre les attaques CSRF, XSS, SQL Injection, etc.), essentiels pour une plateforme académique.</w:t>
      </w:r>
    </w:p>
    <w:p w14:paraId="16B2065C" w14:textId="3EC49CF2" w:rsidR="004045FE"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color w:val="000000" w:themeColor="text1"/>
          <w:sz w:val="28"/>
          <w:szCs w:val="28"/>
        </w:rPr>
        <w:t>-Flexibilité</w:t>
      </w:r>
      <w:r w:rsidRPr="001A094C">
        <w:rPr>
          <w:rFonts w:ascii="Times New Roman" w:hAnsi="Times New Roman" w:cs="Times New Roman"/>
          <w:color w:val="000000" w:themeColor="text1"/>
          <w:sz w:val="28"/>
          <w:szCs w:val="28"/>
        </w:rPr>
        <w:t xml:space="preserve"> : Django permet de créer des interfaces intuitives et des fonctionnalités avancées, comme un moteur de recherche </w:t>
      </w:r>
      <w:r w:rsidR="0026741B" w:rsidRPr="001A094C">
        <w:rPr>
          <w:rFonts w:ascii="Times New Roman" w:hAnsi="Times New Roman" w:cs="Times New Roman"/>
          <w:color w:val="000000" w:themeColor="text1"/>
          <w:sz w:val="28"/>
          <w:szCs w:val="28"/>
        </w:rPr>
        <w:t>multicritères</w:t>
      </w:r>
      <w:r w:rsidRPr="001A094C">
        <w:rPr>
          <w:rFonts w:ascii="Times New Roman" w:hAnsi="Times New Roman" w:cs="Times New Roman"/>
          <w:color w:val="000000" w:themeColor="text1"/>
          <w:sz w:val="28"/>
          <w:szCs w:val="28"/>
        </w:rPr>
        <w:t>.</w:t>
      </w:r>
    </w:p>
    <w:p w14:paraId="46AAC75F" w14:textId="5837D418" w:rsidR="004045FE" w:rsidRPr="001A094C" w:rsidRDefault="002F4839" w:rsidP="00E7259B">
      <w:pPr>
        <w:spacing w:line="360" w:lineRule="auto"/>
        <w:jc w:val="both"/>
        <w:rPr>
          <w:rFonts w:ascii="Times New Roman" w:hAnsi="Times New Roman" w:cs="Times New Roman"/>
          <w:color w:val="000000" w:themeColor="text1"/>
          <w:sz w:val="28"/>
          <w:szCs w:val="28"/>
        </w:rPr>
      </w:pPr>
      <w:r w:rsidRPr="001A094C">
        <w:rPr>
          <w:rFonts w:ascii="Times New Roman" w:hAnsi="Times New Roman" w:cs="Times New Roman"/>
          <w:b/>
          <w:color w:val="000000" w:themeColor="text1"/>
          <w:sz w:val="28"/>
          <w:szCs w:val="28"/>
        </w:rPr>
        <w:t>Communauté active</w:t>
      </w:r>
      <w:r w:rsidRPr="001A094C">
        <w:rPr>
          <w:rFonts w:ascii="Times New Roman" w:hAnsi="Times New Roman" w:cs="Times New Roman"/>
          <w:color w:val="000000" w:themeColor="text1"/>
          <w:sz w:val="28"/>
          <w:szCs w:val="28"/>
        </w:rPr>
        <w:t xml:space="preserve"> : Django bénéficie d'une grande communauté open</w:t>
      </w:r>
      <w:r w:rsidR="00725932">
        <w:rPr>
          <w:rFonts w:ascii="Times New Roman" w:hAnsi="Times New Roman" w:cs="Times New Roman"/>
          <w:color w:val="000000" w:themeColor="text1"/>
          <w:sz w:val="28"/>
          <w:szCs w:val="28"/>
        </w:rPr>
        <w:t xml:space="preserve"> </w:t>
      </w:r>
      <w:r w:rsidRPr="001A094C">
        <w:rPr>
          <w:rFonts w:ascii="Times New Roman" w:hAnsi="Times New Roman" w:cs="Times New Roman"/>
          <w:color w:val="000000" w:themeColor="text1"/>
          <w:sz w:val="28"/>
          <w:szCs w:val="28"/>
        </w:rPr>
        <w:t>source, ce qui facilite la résolution des problèmes et l'intégration de nouvelles fonctionnalités.</w:t>
      </w:r>
    </w:p>
    <w:p w14:paraId="021FB7EA" w14:textId="156AF5E6" w:rsidR="001E6422" w:rsidRPr="001A094C" w:rsidRDefault="001E6422" w:rsidP="00E7259B">
      <w:pPr>
        <w:spacing w:line="360" w:lineRule="auto"/>
        <w:jc w:val="both"/>
        <w:rPr>
          <w:rFonts w:ascii="Times New Roman" w:hAnsi="Times New Roman" w:cs="Times New Roman"/>
          <w:sz w:val="28"/>
          <w:szCs w:val="28"/>
        </w:rPr>
      </w:pPr>
    </w:p>
    <w:p w14:paraId="15DF4F25" w14:textId="0A015ED2" w:rsidR="00365EC2" w:rsidRDefault="008152ED" w:rsidP="000930B4">
      <w:pPr>
        <w:pStyle w:val="Titre2"/>
      </w:pPr>
      <w:bookmarkStart w:id="320" w:name="_Toc202972988"/>
      <w:bookmarkStart w:id="321" w:name="_Toc202973341"/>
      <w:r>
        <w:t>4</w:t>
      </w:r>
      <w:r w:rsidR="002F4839" w:rsidRPr="001A094C">
        <w:t xml:space="preserve">.2 </w:t>
      </w:r>
      <w:r w:rsidR="00F67818" w:rsidRPr="001A094C">
        <w:t>Résultats</w:t>
      </w:r>
      <w:bookmarkEnd w:id="320"/>
      <w:bookmarkEnd w:id="321"/>
      <w:r w:rsidR="00F67818" w:rsidRPr="001A094C">
        <w:t xml:space="preserve"> </w:t>
      </w:r>
    </w:p>
    <w:p w14:paraId="23387F2D" w14:textId="77777777" w:rsidR="000930B4" w:rsidRPr="000930B4" w:rsidRDefault="000930B4" w:rsidP="000930B4"/>
    <w:p w14:paraId="32EC0EB1" w14:textId="0B2CDA0E" w:rsidR="001E6422" w:rsidRDefault="008152ED" w:rsidP="000930B4">
      <w:pPr>
        <w:pStyle w:val="Titre3"/>
      </w:pPr>
      <w:bookmarkStart w:id="322" w:name="_Toc202538658"/>
      <w:bookmarkStart w:id="323" w:name="_Toc202677504"/>
      <w:bookmarkStart w:id="324" w:name="_Toc202679157"/>
      <w:bookmarkStart w:id="325" w:name="_Toc202769885"/>
      <w:bookmarkStart w:id="326" w:name="_Toc202771422"/>
      <w:bookmarkStart w:id="327" w:name="_Toc202972599"/>
      <w:bookmarkStart w:id="328" w:name="_Toc202972989"/>
      <w:bookmarkStart w:id="329" w:name="_Toc202973342"/>
      <w:r>
        <w:t>4</w:t>
      </w:r>
      <w:r w:rsidR="002F4839" w:rsidRPr="001A094C">
        <w:t xml:space="preserve">.2.1 </w:t>
      </w:r>
      <w:bookmarkStart w:id="330" w:name="_Hlk201053032"/>
      <w:r w:rsidR="002F4839" w:rsidRPr="001A094C">
        <w:t>Page d’accueil de la plateforme</w:t>
      </w:r>
      <w:bookmarkEnd w:id="322"/>
      <w:bookmarkEnd w:id="323"/>
      <w:bookmarkEnd w:id="324"/>
      <w:bookmarkEnd w:id="325"/>
      <w:bookmarkEnd w:id="326"/>
      <w:bookmarkEnd w:id="327"/>
      <w:bookmarkEnd w:id="328"/>
      <w:bookmarkEnd w:id="329"/>
      <w:r w:rsidR="002F4839" w:rsidRPr="001A094C">
        <w:t xml:space="preserve"> </w:t>
      </w:r>
      <w:bookmarkEnd w:id="330"/>
    </w:p>
    <w:p w14:paraId="458588B2" w14:textId="77777777" w:rsidR="000930B4" w:rsidRPr="001A094C" w:rsidRDefault="000930B4" w:rsidP="000930B4">
      <w:pPr>
        <w:pStyle w:val="Titre3"/>
      </w:pPr>
    </w:p>
    <w:p w14:paraId="24FC7B63" w14:textId="0BF8F43E" w:rsidR="006D7874"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La page d'accueil de la plateforme Theses.ci a pour objectif de présenter la plateforme et de faciliter une recherche rapide. Elle propose une barre de recherche avec deux onglets : </w:t>
      </w:r>
      <w:r w:rsidRPr="001A094C">
        <w:rPr>
          <w:rFonts w:ascii="Times New Roman" w:hAnsi="Times New Roman" w:cs="Times New Roman"/>
          <w:b/>
          <w:bCs/>
          <w:sz w:val="28"/>
          <w:szCs w:val="28"/>
        </w:rPr>
        <w:t>Rechercher une thèse</w:t>
      </w:r>
      <w:r w:rsidRPr="001A094C">
        <w:rPr>
          <w:rFonts w:ascii="Times New Roman" w:hAnsi="Times New Roman" w:cs="Times New Roman"/>
          <w:sz w:val="28"/>
          <w:szCs w:val="28"/>
        </w:rPr>
        <w:t xml:space="preserve"> (par titre, université, domaine, mots-clés, ou auteur) et </w:t>
      </w:r>
      <w:r w:rsidR="00725932">
        <w:rPr>
          <w:rFonts w:ascii="Times New Roman" w:hAnsi="Times New Roman" w:cs="Times New Roman"/>
          <w:b/>
          <w:bCs/>
          <w:sz w:val="28"/>
          <w:szCs w:val="28"/>
        </w:rPr>
        <w:t>r</w:t>
      </w:r>
      <w:r w:rsidRPr="001A094C">
        <w:rPr>
          <w:rFonts w:ascii="Times New Roman" w:hAnsi="Times New Roman" w:cs="Times New Roman"/>
          <w:b/>
          <w:bCs/>
          <w:sz w:val="28"/>
          <w:szCs w:val="28"/>
        </w:rPr>
        <w:t>echercher une personne</w:t>
      </w:r>
      <w:r w:rsidRPr="001A094C">
        <w:rPr>
          <w:rFonts w:ascii="Times New Roman" w:hAnsi="Times New Roman" w:cs="Times New Roman"/>
          <w:sz w:val="28"/>
          <w:szCs w:val="28"/>
        </w:rPr>
        <w:t xml:space="preserve"> (par nom/prénom des acteurs liés aux thèses : auteur, directeur, membre du jury). Une section </w:t>
      </w:r>
      <w:r w:rsidRPr="001A094C">
        <w:rPr>
          <w:rFonts w:ascii="Times New Roman" w:hAnsi="Times New Roman" w:cs="Times New Roman"/>
          <w:b/>
          <w:bCs/>
          <w:sz w:val="28"/>
          <w:szCs w:val="28"/>
        </w:rPr>
        <w:t>"Dernières thèses ajoutées"</w:t>
      </w:r>
      <w:r w:rsidRPr="001A094C">
        <w:rPr>
          <w:rFonts w:ascii="Times New Roman" w:hAnsi="Times New Roman" w:cs="Times New Roman"/>
          <w:sz w:val="28"/>
          <w:szCs w:val="28"/>
        </w:rPr>
        <w:t xml:space="preserve"> affiche un aperçu des thèses récentes (titre, auteur, université, statut, année) avec un lien vers leur page détaillée. La section </w:t>
      </w:r>
      <w:r w:rsidRPr="001A094C">
        <w:rPr>
          <w:rFonts w:ascii="Times New Roman" w:hAnsi="Times New Roman" w:cs="Times New Roman"/>
          <w:b/>
          <w:bCs/>
          <w:sz w:val="28"/>
          <w:szCs w:val="28"/>
        </w:rPr>
        <w:t>"Statistiques globales"</w:t>
      </w:r>
      <w:r w:rsidRPr="001A094C">
        <w:rPr>
          <w:rFonts w:ascii="Times New Roman" w:hAnsi="Times New Roman" w:cs="Times New Roman"/>
          <w:sz w:val="28"/>
          <w:szCs w:val="28"/>
        </w:rPr>
        <w:t xml:space="preserve"> présente la répartition des thèses par statut (en cours, terminées, abandonnées) et leur nombre total. Un </w:t>
      </w:r>
      <w:r w:rsidRPr="001A094C">
        <w:rPr>
          <w:rFonts w:ascii="Times New Roman" w:hAnsi="Times New Roman" w:cs="Times New Roman"/>
          <w:b/>
          <w:bCs/>
          <w:sz w:val="28"/>
          <w:szCs w:val="28"/>
        </w:rPr>
        <w:t>bouton de connexion</w:t>
      </w:r>
      <w:r w:rsidRPr="001A094C">
        <w:rPr>
          <w:rFonts w:ascii="Times New Roman" w:hAnsi="Times New Roman" w:cs="Times New Roman"/>
          <w:sz w:val="28"/>
          <w:szCs w:val="28"/>
        </w:rPr>
        <w:t xml:space="preserve"> permet aux utilisateurs (auteurs, directeurs, membres du jury) d'accéder à leur compte</w:t>
      </w:r>
      <w:r w:rsidR="00A14685" w:rsidRPr="001A094C">
        <w:rPr>
          <w:rFonts w:ascii="Times New Roman" w:hAnsi="Times New Roman" w:cs="Times New Roman"/>
          <w:sz w:val="28"/>
          <w:szCs w:val="28"/>
        </w:rPr>
        <w:t xml:space="preserve"> (figure</w:t>
      </w:r>
      <w:r w:rsidR="008152ED">
        <w:rPr>
          <w:rFonts w:ascii="Times New Roman" w:hAnsi="Times New Roman" w:cs="Times New Roman"/>
          <w:sz w:val="28"/>
          <w:szCs w:val="28"/>
        </w:rPr>
        <w:t>4</w:t>
      </w:r>
      <w:r w:rsidR="00A14685" w:rsidRPr="001A094C">
        <w:rPr>
          <w:rFonts w:ascii="Times New Roman" w:hAnsi="Times New Roman" w:cs="Times New Roman"/>
          <w:sz w:val="28"/>
          <w:szCs w:val="28"/>
        </w:rPr>
        <w:t>.1)</w:t>
      </w:r>
      <w:r w:rsidRPr="001A094C">
        <w:rPr>
          <w:rFonts w:ascii="Times New Roman" w:hAnsi="Times New Roman" w:cs="Times New Roman"/>
          <w:sz w:val="28"/>
          <w:szCs w:val="28"/>
        </w:rPr>
        <w:t>.</w:t>
      </w:r>
    </w:p>
    <w:p w14:paraId="05164BB3" w14:textId="77777777" w:rsidR="00B05259" w:rsidRPr="001A094C" w:rsidRDefault="00B05259" w:rsidP="00E7259B">
      <w:pPr>
        <w:spacing w:line="360" w:lineRule="auto"/>
        <w:jc w:val="both"/>
        <w:rPr>
          <w:rFonts w:ascii="Times New Roman" w:hAnsi="Times New Roman" w:cs="Times New Roman"/>
          <w:b/>
          <w:bCs/>
          <w:sz w:val="28"/>
          <w:szCs w:val="28"/>
        </w:rPr>
      </w:pPr>
    </w:p>
    <w:p w14:paraId="4362D77C" w14:textId="77777777" w:rsidR="00B05259" w:rsidRPr="001A094C" w:rsidRDefault="002F4839" w:rsidP="00E7259B">
      <w:pPr>
        <w:spacing w:line="360" w:lineRule="auto"/>
        <w:jc w:val="both"/>
        <w:rPr>
          <w:rFonts w:ascii="Times New Roman" w:hAnsi="Times New Roman" w:cs="Times New Roman"/>
          <w:b/>
          <w:bCs/>
          <w:sz w:val="28"/>
          <w:szCs w:val="28"/>
        </w:rPr>
      </w:pPr>
      <w:r w:rsidRPr="001A094C">
        <w:rPr>
          <w:rFonts w:ascii="Times New Roman" w:hAnsi="Times New Roman" w:cs="Times New Roman"/>
          <w:b/>
          <w:bCs/>
          <w:noProof/>
          <w:sz w:val="28"/>
          <w:szCs w:val="28"/>
          <w:lang w:eastAsia="fr-FR"/>
        </w:rPr>
        <w:lastRenderedPageBreak/>
        <w:drawing>
          <wp:inline distT="0" distB="0" distL="0" distR="0" wp14:anchorId="2DD2AA0F" wp14:editId="05D2D7B2">
            <wp:extent cx="5868966" cy="3930650"/>
            <wp:effectExtent l="0" t="0" r="0" b="0"/>
            <wp:docPr id="1939758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58581" name=""/>
                    <pic:cNvPicPr/>
                  </pic:nvPicPr>
                  <pic:blipFill>
                    <a:blip r:embed="rId26"/>
                    <a:stretch>
                      <a:fillRect/>
                    </a:stretch>
                  </pic:blipFill>
                  <pic:spPr>
                    <a:xfrm>
                      <a:off x="0" y="0"/>
                      <a:ext cx="5936917" cy="3976159"/>
                    </a:xfrm>
                    <a:prstGeom prst="rect">
                      <a:avLst/>
                    </a:prstGeom>
                  </pic:spPr>
                </pic:pic>
              </a:graphicData>
            </a:graphic>
          </wp:inline>
        </w:drawing>
      </w:r>
    </w:p>
    <w:p w14:paraId="41F1987F" w14:textId="1C99BD18" w:rsidR="00103F89"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                           Figure </w:t>
      </w:r>
      <w:r w:rsidR="008152ED">
        <w:rPr>
          <w:rFonts w:ascii="Times New Roman" w:hAnsi="Times New Roman" w:cs="Times New Roman"/>
          <w:sz w:val="28"/>
          <w:szCs w:val="28"/>
        </w:rPr>
        <w:t>4</w:t>
      </w:r>
      <w:r w:rsidRPr="001A094C">
        <w:rPr>
          <w:rFonts w:ascii="Times New Roman" w:hAnsi="Times New Roman" w:cs="Times New Roman"/>
          <w:sz w:val="28"/>
          <w:szCs w:val="28"/>
        </w:rPr>
        <w:t>.1 : page d’accueil theses.ci</w:t>
      </w:r>
    </w:p>
    <w:p w14:paraId="3E460FC9" w14:textId="073E6D08" w:rsidR="00C85D53" w:rsidRPr="001A094C" w:rsidRDefault="00C85D53" w:rsidP="00E7259B">
      <w:pPr>
        <w:spacing w:line="360" w:lineRule="auto"/>
        <w:jc w:val="both"/>
        <w:rPr>
          <w:rFonts w:ascii="Times New Roman" w:hAnsi="Times New Roman" w:cs="Times New Roman"/>
          <w:sz w:val="28"/>
          <w:szCs w:val="28"/>
        </w:rPr>
      </w:pPr>
    </w:p>
    <w:p w14:paraId="20D85C93" w14:textId="2C4C9C77" w:rsidR="000263C3" w:rsidRDefault="008152ED" w:rsidP="000930B4">
      <w:pPr>
        <w:pStyle w:val="Titre3"/>
      </w:pPr>
      <w:bookmarkStart w:id="331" w:name="_Toc202538659"/>
      <w:bookmarkStart w:id="332" w:name="_Toc202677505"/>
      <w:bookmarkStart w:id="333" w:name="_Toc202679158"/>
      <w:bookmarkStart w:id="334" w:name="_Toc202769886"/>
      <w:bookmarkStart w:id="335" w:name="_Toc202771423"/>
      <w:bookmarkStart w:id="336" w:name="_Toc202972600"/>
      <w:bookmarkStart w:id="337" w:name="_Toc202972990"/>
      <w:bookmarkStart w:id="338" w:name="_Toc202973343"/>
      <w:r>
        <w:t>4</w:t>
      </w:r>
      <w:r w:rsidR="002F4839" w:rsidRPr="001A094C">
        <w:t xml:space="preserve">.2.2 </w:t>
      </w:r>
      <w:bookmarkStart w:id="339" w:name="_Hlk201053132"/>
      <w:r w:rsidR="006D7874" w:rsidRPr="001A094C">
        <w:t>Page de Résultats de Recherche des Thèses</w:t>
      </w:r>
      <w:bookmarkEnd w:id="331"/>
      <w:bookmarkEnd w:id="332"/>
      <w:bookmarkEnd w:id="333"/>
      <w:bookmarkEnd w:id="334"/>
      <w:bookmarkEnd w:id="335"/>
      <w:bookmarkEnd w:id="336"/>
      <w:bookmarkEnd w:id="337"/>
      <w:bookmarkEnd w:id="338"/>
      <w:bookmarkEnd w:id="339"/>
    </w:p>
    <w:p w14:paraId="52CE3379" w14:textId="77777777" w:rsidR="000930B4" w:rsidRPr="001A094C" w:rsidRDefault="000930B4" w:rsidP="000930B4">
      <w:pPr>
        <w:pStyle w:val="Titre3"/>
      </w:pPr>
    </w:p>
    <w:p w14:paraId="4C6A46EA" w14:textId="1C69DAFF" w:rsidR="00C85D53"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La page de résultats de recherche des thèses a pour objectif d’afficher les thèses correspondant à la requête de l’utilisateur lorsqu’il utilise l’onglet </w:t>
      </w:r>
      <w:r w:rsidRPr="001A094C">
        <w:rPr>
          <w:rFonts w:ascii="Times New Roman" w:hAnsi="Times New Roman" w:cs="Times New Roman"/>
          <w:b/>
          <w:bCs/>
          <w:sz w:val="28"/>
          <w:szCs w:val="28"/>
        </w:rPr>
        <w:t>"Rechercher une thèse"</w:t>
      </w:r>
      <w:r w:rsidRPr="001A094C">
        <w:rPr>
          <w:rFonts w:ascii="Times New Roman" w:hAnsi="Times New Roman" w:cs="Times New Roman"/>
          <w:sz w:val="28"/>
          <w:szCs w:val="28"/>
        </w:rPr>
        <w:t>. Elle propose une barre de recherche pour raffiner ou modifier la requête initiale, ainsi que des filtres dynamiques permettant de trier les résultats par domaine, université, spécialité, statut et nombre de résultats par page. La liste des thèses correspondantes est présentée avec des détails clés : titre, auteur, université, statut, année et domaine. Chaque thèse dispose d’un lien redirigeant vers sa page de détail pour en savoir plus</w:t>
      </w:r>
      <w:r w:rsidR="00A14685" w:rsidRPr="001A094C">
        <w:rPr>
          <w:rFonts w:ascii="Times New Roman" w:hAnsi="Times New Roman" w:cs="Times New Roman"/>
          <w:sz w:val="28"/>
          <w:szCs w:val="28"/>
        </w:rPr>
        <w:t xml:space="preserve"> (figure</w:t>
      </w:r>
      <w:r w:rsidR="008152ED">
        <w:rPr>
          <w:rFonts w:ascii="Times New Roman" w:hAnsi="Times New Roman" w:cs="Times New Roman"/>
          <w:sz w:val="28"/>
          <w:szCs w:val="28"/>
        </w:rPr>
        <w:t>4</w:t>
      </w:r>
      <w:r w:rsidR="00A14685" w:rsidRPr="001A094C">
        <w:rPr>
          <w:rFonts w:ascii="Times New Roman" w:hAnsi="Times New Roman" w:cs="Times New Roman"/>
          <w:sz w:val="28"/>
          <w:szCs w:val="28"/>
        </w:rPr>
        <w:t>.2)</w:t>
      </w:r>
      <w:r w:rsidRPr="001A094C">
        <w:rPr>
          <w:rFonts w:ascii="Times New Roman" w:hAnsi="Times New Roman" w:cs="Times New Roman"/>
          <w:sz w:val="28"/>
          <w:szCs w:val="28"/>
        </w:rPr>
        <w:t xml:space="preserve">. </w:t>
      </w:r>
    </w:p>
    <w:p w14:paraId="242F4D89" w14:textId="77777777" w:rsidR="000263C3" w:rsidRPr="001A094C" w:rsidRDefault="002F4839" w:rsidP="00E7259B">
      <w:pPr>
        <w:spacing w:line="360" w:lineRule="auto"/>
        <w:jc w:val="both"/>
        <w:rPr>
          <w:rFonts w:ascii="Times New Roman" w:hAnsi="Times New Roman" w:cs="Times New Roman"/>
          <w:b/>
          <w:bCs/>
          <w:sz w:val="28"/>
          <w:szCs w:val="28"/>
        </w:rPr>
      </w:pPr>
      <w:r w:rsidRPr="001A094C">
        <w:rPr>
          <w:rFonts w:ascii="Times New Roman" w:hAnsi="Times New Roman" w:cs="Times New Roman"/>
          <w:b/>
          <w:bCs/>
          <w:noProof/>
          <w:sz w:val="28"/>
          <w:szCs w:val="28"/>
          <w:lang w:eastAsia="fr-FR"/>
        </w:rPr>
        <w:lastRenderedPageBreak/>
        <w:drawing>
          <wp:inline distT="0" distB="0" distL="0" distR="0" wp14:anchorId="04A97DC4" wp14:editId="754A8138">
            <wp:extent cx="6187333" cy="2912012"/>
            <wp:effectExtent l="0" t="0" r="4445" b="3175"/>
            <wp:docPr id="669310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10895" name=""/>
                    <pic:cNvPicPr/>
                  </pic:nvPicPr>
                  <pic:blipFill>
                    <a:blip r:embed="rId27"/>
                    <a:stretch>
                      <a:fillRect/>
                    </a:stretch>
                  </pic:blipFill>
                  <pic:spPr>
                    <a:xfrm>
                      <a:off x="0" y="0"/>
                      <a:ext cx="6221140" cy="2927923"/>
                    </a:xfrm>
                    <a:prstGeom prst="rect">
                      <a:avLst/>
                    </a:prstGeom>
                  </pic:spPr>
                </pic:pic>
              </a:graphicData>
            </a:graphic>
          </wp:inline>
        </w:drawing>
      </w:r>
    </w:p>
    <w:p w14:paraId="45BE4208" w14:textId="5B58FA09" w:rsidR="000263C3"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b/>
          <w:bCs/>
          <w:sz w:val="28"/>
          <w:szCs w:val="28"/>
        </w:rPr>
        <w:t xml:space="preserve">             </w:t>
      </w:r>
      <w:r w:rsidRPr="001A094C">
        <w:rPr>
          <w:rFonts w:ascii="Times New Roman" w:hAnsi="Times New Roman" w:cs="Times New Roman"/>
          <w:sz w:val="28"/>
          <w:szCs w:val="28"/>
        </w:rPr>
        <w:t xml:space="preserve">Figure </w:t>
      </w:r>
      <w:r w:rsidR="008152ED">
        <w:rPr>
          <w:rFonts w:ascii="Times New Roman" w:hAnsi="Times New Roman" w:cs="Times New Roman"/>
          <w:sz w:val="28"/>
          <w:szCs w:val="28"/>
        </w:rPr>
        <w:t>4</w:t>
      </w:r>
      <w:r w:rsidR="00A14685" w:rsidRPr="001A094C">
        <w:rPr>
          <w:rFonts w:ascii="Times New Roman" w:hAnsi="Times New Roman" w:cs="Times New Roman"/>
          <w:sz w:val="28"/>
          <w:szCs w:val="28"/>
        </w:rPr>
        <w:t>.</w:t>
      </w:r>
      <w:r w:rsidR="005A7A63" w:rsidRPr="001A094C">
        <w:rPr>
          <w:rFonts w:ascii="Times New Roman" w:hAnsi="Times New Roman" w:cs="Times New Roman"/>
          <w:sz w:val="28"/>
          <w:szCs w:val="28"/>
        </w:rPr>
        <w:t>2</w:t>
      </w:r>
      <w:r w:rsidRPr="001A094C">
        <w:rPr>
          <w:rFonts w:ascii="Times New Roman" w:hAnsi="Times New Roman" w:cs="Times New Roman"/>
          <w:sz w:val="28"/>
          <w:szCs w:val="28"/>
        </w:rPr>
        <w:t> : Page de Résultats de Recherche des Thèses</w:t>
      </w:r>
    </w:p>
    <w:p w14:paraId="2EF80EC4" w14:textId="77777777" w:rsidR="00D8010D" w:rsidRPr="001A094C" w:rsidRDefault="00D8010D" w:rsidP="00E7259B">
      <w:pPr>
        <w:spacing w:line="360" w:lineRule="auto"/>
        <w:jc w:val="both"/>
        <w:rPr>
          <w:rFonts w:ascii="Times New Roman" w:hAnsi="Times New Roman" w:cs="Times New Roman"/>
          <w:sz w:val="28"/>
          <w:szCs w:val="28"/>
        </w:rPr>
      </w:pPr>
    </w:p>
    <w:p w14:paraId="7D5B3138" w14:textId="7DC06C3B" w:rsidR="000263C3" w:rsidRDefault="008152ED" w:rsidP="000930B4">
      <w:pPr>
        <w:pStyle w:val="Titre3"/>
      </w:pPr>
      <w:bookmarkStart w:id="340" w:name="_Toc202538660"/>
      <w:bookmarkStart w:id="341" w:name="_Toc202677506"/>
      <w:bookmarkStart w:id="342" w:name="_Toc202679159"/>
      <w:bookmarkStart w:id="343" w:name="_Toc202769887"/>
      <w:bookmarkStart w:id="344" w:name="_Toc202771424"/>
      <w:bookmarkStart w:id="345" w:name="_Toc202972601"/>
      <w:bookmarkStart w:id="346" w:name="_Toc202972991"/>
      <w:bookmarkStart w:id="347" w:name="_Toc202973344"/>
      <w:r>
        <w:t>4</w:t>
      </w:r>
      <w:r w:rsidR="002F4839" w:rsidRPr="001A094C">
        <w:t xml:space="preserve">.2.3 </w:t>
      </w:r>
      <w:bookmarkStart w:id="348" w:name="_Hlk200976410"/>
      <w:r w:rsidR="002F4839" w:rsidRPr="001A094C">
        <w:t>Page de Résultats de Recherche des Personnes</w:t>
      </w:r>
      <w:bookmarkEnd w:id="340"/>
      <w:bookmarkEnd w:id="341"/>
      <w:bookmarkEnd w:id="342"/>
      <w:bookmarkEnd w:id="343"/>
      <w:bookmarkEnd w:id="344"/>
      <w:bookmarkEnd w:id="345"/>
      <w:bookmarkEnd w:id="346"/>
      <w:bookmarkEnd w:id="347"/>
    </w:p>
    <w:p w14:paraId="5EEFBCEB" w14:textId="77777777" w:rsidR="000930B4" w:rsidRPr="001A094C" w:rsidRDefault="000930B4" w:rsidP="000930B4">
      <w:pPr>
        <w:pStyle w:val="Titre3"/>
      </w:pPr>
    </w:p>
    <w:bookmarkEnd w:id="348"/>
    <w:p w14:paraId="2E7C1E24" w14:textId="114A94E5" w:rsidR="0011783A"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La page de résultats de recherche des personnes a pour objectif d'afficher les informations relatives aux personnes recherchées (auteurs, directeurs, membres du jury) lorsque l'utilisateur utilise l'onglet </w:t>
      </w:r>
      <w:r w:rsidRPr="001A094C">
        <w:rPr>
          <w:rFonts w:ascii="Times New Roman" w:hAnsi="Times New Roman" w:cs="Times New Roman"/>
          <w:b/>
          <w:bCs/>
          <w:sz w:val="28"/>
          <w:szCs w:val="28"/>
        </w:rPr>
        <w:t>"Rechercher une personne"</w:t>
      </w:r>
      <w:r w:rsidRPr="001A094C">
        <w:rPr>
          <w:rFonts w:ascii="Times New Roman" w:hAnsi="Times New Roman" w:cs="Times New Roman"/>
          <w:sz w:val="28"/>
          <w:szCs w:val="28"/>
        </w:rPr>
        <w:t>. Elle propose une barre de recherche permettant de raffiner ou de modifier la requête initiale, ainsi que des filtres dynamiques pour affiner les résultats par rôle (auteur, directeur, membre du jury). La liste des personnes correspondantes est présentée avec des détails clés : nom, prénom et rôle. Chaque résultat inclut un lien vers une page de détail pour en savoir plus sur la personne. Pour gérer un grand nombre de résultats, la page intègre une pagination ou un système de chargement à l'infini, assurant une navigation fluide et intuitive</w:t>
      </w:r>
      <w:r w:rsidR="00A14685" w:rsidRPr="001A094C">
        <w:rPr>
          <w:rFonts w:ascii="Times New Roman" w:hAnsi="Times New Roman" w:cs="Times New Roman"/>
          <w:sz w:val="28"/>
          <w:szCs w:val="28"/>
        </w:rPr>
        <w:t xml:space="preserve"> (figure</w:t>
      </w:r>
      <w:r w:rsidR="008152ED">
        <w:rPr>
          <w:rFonts w:ascii="Times New Roman" w:hAnsi="Times New Roman" w:cs="Times New Roman"/>
          <w:sz w:val="28"/>
          <w:szCs w:val="28"/>
        </w:rPr>
        <w:t>4</w:t>
      </w:r>
      <w:r w:rsidR="00A14685" w:rsidRPr="001A094C">
        <w:rPr>
          <w:rFonts w:ascii="Times New Roman" w:hAnsi="Times New Roman" w:cs="Times New Roman"/>
          <w:sz w:val="28"/>
          <w:szCs w:val="28"/>
        </w:rPr>
        <w:t>.3)</w:t>
      </w:r>
      <w:r w:rsidRPr="001A094C">
        <w:rPr>
          <w:rFonts w:ascii="Times New Roman" w:hAnsi="Times New Roman" w:cs="Times New Roman"/>
          <w:sz w:val="28"/>
          <w:szCs w:val="28"/>
        </w:rPr>
        <w:t>.</w:t>
      </w:r>
    </w:p>
    <w:p w14:paraId="6A9D1B06" w14:textId="77777777" w:rsidR="00365EC2"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noProof/>
          <w:sz w:val="28"/>
          <w:szCs w:val="28"/>
          <w:lang w:eastAsia="fr-FR"/>
        </w:rPr>
        <w:lastRenderedPageBreak/>
        <w:drawing>
          <wp:inline distT="0" distB="0" distL="0" distR="0" wp14:anchorId="464C4A50" wp14:editId="77CBBA66">
            <wp:extent cx="5760720" cy="3434080"/>
            <wp:effectExtent l="0" t="0" r="8255" b="0"/>
            <wp:docPr id="13519651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65194" name=""/>
                    <pic:cNvPicPr/>
                  </pic:nvPicPr>
                  <pic:blipFill>
                    <a:blip r:embed="rId28"/>
                    <a:stretch>
                      <a:fillRect/>
                    </a:stretch>
                  </pic:blipFill>
                  <pic:spPr>
                    <a:xfrm>
                      <a:off x="0" y="0"/>
                      <a:ext cx="5760720" cy="3434080"/>
                    </a:xfrm>
                    <a:prstGeom prst="rect">
                      <a:avLst/>
                    </a:prstGeom>
                  </pic:spPr>
                </pic:pic>
              </a:graphicData>
            </a:graphic>
          </wp:inline>
        </w:drawing>
      </w:r>
    </w:p>
    <w:p w14:paraId="2822AE1E" w14:textId="0496BA72" w:rsidR="00B815AB"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         Figure </w:t>
      </w:r>
      <w:r w:rsidR="008152ED">
        <w:rPr>
          <w:rFonts w:ascii="Times New Roman" w:hAnsi="Times New Roman" w:cs="Times New Roman"/>
          <w:sz w:val="28"/>
          <w:szCs w:val="28"/>
        </w:rPr>
        <w:t>4</w:t>
      </w:r>
      <w:r w:rsidR="005A7A63" w:rsidRPr="001A094C">
        <w:rPr>
          <w:rFonts w:ascii="Times New Roman" w:hAnsi="Times New Roman" w:cs="Times New Roman"/>
          <w:sz w:val="28"/>
          <w:szCs w:val="28"/>
        </w:rPr>
        <w:t>.3</w:t>
      </w:r>
      <w:r w:rsidRPr="001A094C">
        <w:rPr>
          <w:rFonts w:ascii="Times New Roman" w:hAnsi="Times New Roman" w:cs="Times New Roman"/>
          <w:sz w:val="28"/>
          <w:szCs w:val="28"/>
        </w:rPr>
        <w:t> : Page de Résultats de Recherche des Personnes</w:t>
      </w:r>
    </w:p>
    <w:p w14:paraId="557E6ED1" w14:textId="77777777" w:rsidR="00D8010D" w:rsidRPr="001A094C" w:rsidRDefault="00D8010D" w:rsidP="00E7259B">
      <w:pPr>
        <w:spacing w:line="360" w:lineRule="auto"/>
        <w:jc w:val="both"/>
        <w:rPr>
          <w:rFonts w:ascii="Times New Roman" w:hAnsi="Times New Roman" w:cs="Times New Roman"/>
          <w:sz w:val="28"/>
          <w:szCs w:val="28"/>
        </w:rPr>
      </w:pPr>
    </w:p>
    <w:p w14:paraId="6E6E316C" w14:textId="05A30DCD" w:rsidR="00365EC2" w:rsidRDefault="008152ED" w:rsidP="000930B4">
      <w:pPr>
        <w:pStyle w:val="Titre3"/>
      </w:pPr>
      <w:bookmarkStart w:id="349" w:name="_Toc202538661"/>
      <w:bookmarkStart w:id="350" w:name="_Toc202677507"/>
      <w:bookmarkStart w:id="351" w:name="_Toc202679160"/>
      <w:bookmarkStart w:id="352" w:name="_Toc202769888"/>
      <w:bookmarkStart w:id="353" w:name="_Toc202771425"/>
      <w:bookmarkStart w:id="354" w:name="_Toc202972602"/>
      <w:bookmarkStart w:id="355" w:name="_Toc202972992"/>
      <w:bookmarkStart w:id="356" w:name="_Toc202973345"/>
      <w:r>
        <w:t>4</w:t>
      </w:r>
      <w:r w:rsidR="002F4839" w:rsidRPr="001A094C">
        <w:t xml:space="preserve">.2.4 </w:t>
      </w:r>
      <w:bookmarkStart w:id="357" w:name="_Hlk200977207"/>
      <w:r w:rsidR="002F4839" w:rsidRPr="001A094C">
        <w:t>Page de Détail d'une Thèse</w:t>
      </w:r>
      <w:bookmarkEnd w:id="349"/>
      <w:bookmarkEnd w:id="350"/>
      <w:bookmarkEnd w:id="351"/>
      <w:bookmarkEnd w:id="352"/>
      <w:bookmarkEnd w:id="353"/>
      <w:bookmarkEnd w:id="354"/>
      <w:bookmarkEnd w:id="355"/>
      <w:bookmarkEnd w:id="356"/>
      <w:bookmarkEnd w:id="357"/>
    </w:p>
    <w:p w14:paraId="444A5595" w14:textId="77777777" w:rsidR="000930B4" w:rsidRPr="001A094C" w:rsidRDefault="000930B4" w:rsidP="000930B4">
      <w:pPr>
        <w:pStyle w:val="Titre3"/>
      </w:pPr>
    </w:p>
    <w:p w14:paraId="146AF2D9" w14:textId="7377295A" w:rsidR="00B815AB"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La page de détail d'une thèse a pour objectif de fournir des informations complètes et accessibles sur une thèse spécifique. Elle présente les informations générales (titre, auteur, directeur</w:t>
      </w:r>
      <w:r w:rsidR="00E00B17">
        <w:rPr>
          <w:rFonts w:ascii="Times New Roman" w:hAnsi="Times New Roman" w:cs="Times New Roman"/>
          <w:sz w:val="28"/>
          <w:szCs w:val="28"/>
        </w:rPr>
        <w:t>s</w:t>
      </w:r>
      <w:r w:rsidRPr="001A094C">
        <w:rPr>
          <w:rFonts w:ascii="Times New Roman" w:hAnsi="Times New Roman" w:cs="Times New Roman"/>
          <w:sz w:val="28"/>
          <w:szCs w:val="28"/>
        </w:rPr>
        <w:t>, université, statut, année), un résumé détaillé, des mots-clés pour faciliter la recherche, ainsi qu’un lien de téléchargement vers le fichier PDF de la thèse. La page inclut également la composition du jury avec les noms des membres et leurs rôles respectifs. Cette organisation permet au grand public d’accéder facilement à une vue d’ensemble détaillée et structurée de la thèse</w:t>
      </w:r>
      <w:r w:rsidR="00A14685" w:rsidRPr="001A094C">
        <w:rPr>
          <w:rFonts w:ascii="Times New Roman" w:hAnsi="Times New Roman" w:cs="Times New Roman"/>
          <w:sz w:val="28"/>
          <w:szCs w:val="28"/>
        </w:rPr>
        <w:t xml:space="preserve"> (figure</w:t>
      </w:r>
      <w:r w:rsidR="008152ED">
        <w:rPr>
          <w:rFonts w:ascii="Times New Roman" w:hAnsi="Times New Roman" w:cs="Times New Roman"/>
          <w:sz w:val="28"/>
          <w:szCs w:val="28"/>
        </w:rPr>
        <w:t xml:space="preserve"> 4</w:t>
      </w:r>
      <w:r w:rsidR="00A14685" w:rsidRPr="001A094C">
        <w:rPr>
          <w:rFonts w:ascii="Times New Roman" w:hAnsi="Times New Roman" w:cs="Times New Roman"/>
          <w:sz w:val="28"/>
          <w:szCs w:val="28"/>
        </w:rPr>
        <w:t>.</w:t>
      </w:r>
      <w:r w:rsidR="005A7A63" w:rsidRPr="001A094C">
        <w:rPr>
          <w:rFonts w:ascii="Times New Roman" w:hAnsi="Times New Roman" w:cs="Times New Roman"/>
          <w:sz w:val="28"/>
          <w:szCs w:val="28"/>
        </w:rPr>
        <w:t>4</w:t>
      </w:r>
      <w:r w:rsidR="00A14685" w:rsidRPr="001A094C">
        <w:rPr>
          <w:rFonts w:ascii="Times New Roman" w:hAnsi="Times New Roman" w:cs="Times New Roman"/>
          <w:sz w:val="28"/>
          <w:szCs w:val="28"/>
        </w:rPr>
        <w:t>)</w:t>
      </w:r>
      <w:r w:rsidRPr="001A094C">
        <w:rPr>
          <w:rFonts w:ascii="Times New Roman" w:hAnsi="Times New Roman" w:cs="Times New Roman"/>
          <w:sz w:val="28"/>
          <w:szCs w:val="28"/>
        </w:rPr>
        <w:t>.</w:t>
      </w:r>
    </w:p>
    <w:p w14:paraId="65F336FC" w14:textId="77777777" w:rsidR="000263C3"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noProof/>
          <w:sz w:val="28"/>
          <w:szCs w:val="28"/>
          <w:lang w:eastAsia="fr-FR"/>
        </w:rPr>
        <w:lastRenderedPageBreak/>
        <w:drawing>
          <wp:inline distT="0" distB="0" distL="0" distR="0" wp14:anchorId="5DBAC500" wp14:editId="61248B35">
            <wp:extent cx="5734345" cy="5073911"/>
            <wp:effectExtent l="0" t="0" r="0" b="0"/>
            <wp:docPr id="867119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19158" name=""/>
                    <pic:cNvPicPr/>
                  </pic:nvPicPr>
                  <pic:blipFill>
                    <a:blip r:embed="rId29"/>
                    <a:stretch>
                      <a:fillRect/>
                    </a:stretch>
                  </pic:blipFill>
                  <pic:spPr>
                    <a:xfrm>
                      <a:off x="0" y="0"/>
                      <a:ext cx="5734345" cy="5073911"/>
                    </a:xfrm>
                    <a:prstGeom prst="rect">
                      <a:avLst/>
                    </a:prstGeom>
                  </pic:spPr>
                </pic:pic>
              </a:graphicData>
            </a:graphic>
          </wp:inline>
        </w:drawing>
      </w:r>
    </w:p>
    <w:p w14:paraId="3E915EAD" w14:textId="1D916301" w:rsidR="00B815AB"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                        Figure </w:t>
      </w:r>
      <w:r w:rsidR="008152ED">
        <w:rPr>
          <w:rFonts w:ascii="Times New Roman" w:hAnsi="Times New Roman" w:cs="Times New Roman"/>
          <w:sz w:val="28"/>
          <w:szCs w:val="28"/>
        </w:rPr>
        <w:t>4</w:t>
      </w:r>
      <w:r w:rsidRPr="001A094C">
        <w:rPr>
          <w:rFonts w:ascii="Times New Roman" w:hAnsi="Times New Roman" w:cs="Times New Roman"/>
          <w:sz w:val="28"/>
          <w:szCs w:val="28"/>
        </w:rPr>
        <w:t>.</w:t>
      </w:r>
      <w:r w:rsidR="00A14685" w:rsidRPr="001A094C">
        <w:rPr>
          <w:rFonts w:ascii="Times New Roman" w:hAnsi="Times New Roman" w:cs="Times New Roman"/>
          <w:sz w:val="28"/>
          <w:szCs w:val="28"/>
        </w:rPr>
        <w:t>4</w:t>
      </w:r>
      <w:r w:rsidRPr="001A094C">
        <w:rPr>
          <w:rFonts w:ascii="Times New Roman" w:hAnsi="Times New Roman" w:cs="Times New Roman"/>
          <w:sz w:val="28"/>
          <w:szCs w:val="28"/>
        </w:rPr>
        <w:t xml:space="preserve"> : Page de Détail d'une Thèse </w:t>
      </w:r>
    </w:p>
    <w:p w14:paraId="69E9F9B9" w14:textId="77777777" w:rsidR="00B815AB" w:rsidRPr="001A094C" w:rsidRDefault="00B815AB" w:rsidP="00E7259B">
      <w:pPr>
        <w:spacing w:line="360" w:lineRule="auto"/>
        <w:jc w:val="both"/>
        <w:rPr>
          <w:rFonts w:ascii="Times New Roman" w:hAnsi="Times New Roman" w:cs="Times New Roman"/>
          <w:sz w:val="28"/>
          <w:szCs w:val="28"/>
        </w:rPr>
      </w:pPr>
    </w:p>
    <w:p w14:paraId="2D694C0A" w14:textId="460E62F1" w:rsidR="007134CE" w:rsidRDefault="008152ED" w:rsidP="000930B4">
      <w:pPr>
        <w:pStyle w:val="Titre3"/>
      </w:pPr>
      <w:bookmarkStart w:id="358" w:name="_Toc202538662"/>
      <w:bookmarkStart w:id="359" w:name="_Toc202677508"/>
      <w:bookmarkStart w:id="360" w:name="_Toc202679161"/>
      <w:bookmarkStart w:id="361" w:name="_Toc202769889"/>
      <w:bookmarkStart w:id="362" w:name="_Toc202771426"/>
      <w:bookmarkStart w:id="363" w:name="_Toc202972603"/>
      <w:bookmarkStart w:id="364" w:name="_Toc202972993"/>
      <w:bookmarkStart w:id="365" w:name="_Toc202973346"/>
      <w:r>
        <w:rPr>
          <w:rStyle w:val="Titre3Car"/>
          <w:b/>
          <w:bCs/>
        </w:rPr>
        <w:t>4</w:t>
      </w:r>
      <w:r w:rsidR="002F4839" w:rsidRPr="000930B4">
        <w:rPr>
          <w:rStyle w:val="Titre3Car"/>
          <w:b/>
          <w:bCs/>
        </w:rPr>
        <w:t>.2.5 Page de Détail d'une Personne (Auteur, Directeur, Membre du Jury</w:t>
      </w:r>
      <w:r w:rsidR="002F4839" w:rsidRPr="000930B4">
        <w:t>)</w:t>
      </w:r>
      <w:bookmarkEnd w:id="358"/>
      <w:bookmarkEnd w:id="359"/>
      <w:bookmarkEnd w:id="360"/>
      <w:bookmarkEnd w:id="361"/>
      <w:bookmarkEnd w:id="362"/>
      <w:bookmarkEnd w:id="363"/>
      <w:bookmarkEnd w:id="364"/>
      <w:bookmarkEnd w:id="365"/>
    </w:p>
    <w:p w14:paraId="4D30BCE4" w14:textId="77777777" w:rsidR="000930B4" w:rsidRPr="000930B4" w:rsidRDefault="000930B4" w:rsidP="000930B4">
      <w:pPr>
        <w:pStyle w:val="Titre3"/>
      </w:pPr>
    </w:p>
    <w:p w14:paraId="3B96DE52" w14:textId="00C3DD85" w:rsidR="007134CE"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La page de détail d'une personne a pour objectif de fournir des informations détaillées sur un individu lié à une ou plusieurs thèses, qu'il soit auteur, directeur ou membre du jury. Elle présente des informations personnelles (nom, prénom, email, université) ainsi qu'une liste des thèses associées : pour un auteur, la thèse qu'il a rédigée ; pour un directeur, les thèses qu'il a encadrées ; et pour un membre du jury, celles où il a participé. Pour chaque thèse, des détails clés sont affichés </w:t>
      </w:r>
      <w:r w:rsidRPr="001A094C">
        <w:rPr>
          <w:rFonts w:ascii="Times New Roman" w:hAnsi="Times New Roman" w:cs="Times New Roman"/>
          <w:sz w:val="28"/>
          <w:szCs w:val="28"/>
        </w:rPr>
        <w:lastRenderedPageBreak/>
        <w:t>(titre, statut, année), accompagnés d’un lien vers sa page de détail pour en savoir plus</w:t>
      </w:r>
      <w:r w:rsidR="005A7A63" w:rsidRPr="001A094C">
        <w:rPr>
          <w:rFonts w:ascii="Times New Roman" w:hAnsi="Times New Roman" w:cs="Times New Roman"/>
          <w:sz w:val="28"/>
          <w:szCs w:val="28"/>
        </w:rPr>
        <w:t xml:space="preserve"> (figure</w:t>
      </w:r>
      <w:r w:rsidR="008152ED">
        <w:rPr>
          <w:rFonts w:ascii="Times New Roman" w:hAnsi="Times New Roman" w:cs="Times New Roman"/>
          <w:sz w:val="28"/>
          <w:szCs w:val="28"/>
        </w:rPr>
        <w:t>4</w:t>
      </w:r>
      <w:r w:rsidR="005A7A63" w:rsidRPr="001A094C">
        <w:rPr>
          <w:rFonts w:ascii="Times New Roman" w:hAnsi="Times New Roman" w:cs="Times New Roman"/>
          <w:sz w:val="28"/>
          <w:szCs w:val="28"/>
        </w:rPr>
        <w:t>.5)</w:t>
      </w:r>
      <w:r w:rsidRPr="001A094C">
        <w:rPr>
          <w:rFonts w:ascii="Times New Roman" w:hAnsi="Times New Roman" w:cs="Times New Roman"/>
          <w:sz w:val="28"/>
          <w:szCs w:val="28"/>
        </w:rPr>
        <w:t xml:space="preserve">. </w:t>
      </w:r>
    </w:p>
    <w:p w14:paraId="25DBBC98" w14:textId="77777777" w:rsidR="007134CE"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noProof/>
          <w:sz w:val="28"/>
          <w:szCs w:val="28"/>
          <w:lang w:eastAsia="fr-FR"/>
        </w:rPr>
        <w:drawing>
          <wp:inline distT="0" distB="0" distL="0" distR="0" wp14:anchorId="51FD53E8" wp14:editId="7E88DB72">
            <wp:extent cx="5760720" cy="3451225"/>
            <wp:effectExtent l="0" t="0" r="0" b="0"/>
            <wp:docPr id="897646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6669" name=""/>
                    <pic:cNvPicPr/>
                  </pic:nvPicPr>
                  <pic:blipFill>
                    <a:blip r:embed="rId30"/>
                    <a:stretch>
                      <a:fillRect/>
                    </a:stretch>
                  </pic:blipFill>
                  <pic:spPr>
                    <a:xfrm>
                      <a:off x="0" y="0"/>
                      <a:ext cx="5760720" cy="3451225"/>
                    </a:xfrm>
                    <a:prstGeom prst="rect">
                      <a:avLst/>
                    </a:prstGeom>
                  </pic:spPr>
                </pic:pic>
              </a:graphicData>
            </a:graphic>
          </wp:inline>
        </w:drawing>
      </w:r>
    </w:p>
    <w:p w14:paraId="79DECDA9" w14:textId="61F7A0C9" w:rsidR="007134CE"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                    Figure </w:t>
      </w:r>
      <w:r w:rsidR="008152ED">
        <w:rPr>
          <w:rFonts w:ascii="Times New Roman" w:hAnsi="Times New Roman" w:cs="Times New Roman"/>
          <w:sz w:val="28"/>
          <w:szCs w:val="28"/>
        </w:rPr>
        <w:t>4</w:t>
      </w:r>
      <w:r w:rsidR="005A7A63" w:rsidRPr="001A094C">
        <w:rPr>
          <w:rFonts w:ascii="Times New Roman" w:hAnsi="Times New Roman" w:cs="Times New Roman"/>
          <w:sz w:val="28"/>
          <w:szCs w:val="28"/>
        </w:rPr>
        <w:t>.5</w:t>
      </w:r>
      <w:r w:rsidRPr="001A094C">
        <w:rPr>
          <w:rFonts w:ascii="Times New Roman" w:hAnsi="Times New Roman" w:cs="Times New Roman"/>
          <w:sz w:val="28"/>
          <w:szCs w:val="28"/>
        </w:rPr>
        <w:t> : Page de Détail d'une Personne</w:t>
      </w:r>
    </w:p>
    <w:p w14:paraId="7384C04E" w14:textId="77777777" w:rsidR="00D8010D" w:rsidRPr="001A094C" w:rsidRDefault="00D8010D" w:rsidP="00E7259B">
      <w:pPr>
        <w:spacing w:line="360" w:lineRule="auto"/>
        <w:jc w:val="both"/>
        <w:rPr>
          <w:rFonts w:ascii="Times New Roman" w:hAnsi="Times New Roman" w:cs="Times New Roman"/>
          <w:sz w:val="28"/>
          <w:szCs w:val="28"/>
        </w:rPr>
      </w:pPr>
    </w:p>
    <w:p w14:paraId="46D2708A" w14:textId="4088C511" w:rsidR="007134CE" w:rsidRDefault="001D6293" w:rsidP="000930B4">
      <w:pPr>
        <w:pStyle w:val="Titre3"/>
      </w:pPr>
      <w:bookmarkStart w:id="366" w:name="_Toc202538663"/>
      <w:bookmarkStart w:id="367" w:name="_Toc202677509"/>
      <w:bookmarkStart w:id="368" w:name="_Toc202679162"/>
      <w:bookmarkStart w:id="369" w:name="_Toc202769890"/>
      <w:bookmarkStart w:id="370" w:name="_Toc202771427"/>
      <w:bookmarkStart w:id="371" w:name="_Toc202972604"/>
      <w:bookmarkStart w:id="372" w:name="_Toc202972994"/>
      <w:bookmarkStart w:id="373" w:name="_Toc202973347"/>
      <w:r>
        <w:t>4</w:t>
      </w:r>
      <w:r w:rsidR="002F4839" w:rsidRPr="001A094C">
        <w:t>.2.6 Page de Connexion</w:t>
      </w:r>
      <w:bookmarkEnd w:id="366"/>
      <w:bookmarkEnd w:id="367"/>
      <w:bookmarkEnd w:id="368"/>
      <w:bookmarkEnd w:id="369"/>
      <w:bookmarkEnd w:id="370"/>
      <w:bookmarkEnd w:id="371"/>
      <w:bookmarkEnd w:id="372"/>
      <w:bookmarkEnd w:id="373"/>
    </w:p>
    <w:p w14:paraId="07FDF33A" w14:textId="77777777" w:rsidR="000930B4" w:rsidRPr="001A094C" w:rsidRDefault="000930B4" w:rsidP="000930B4">
      <w:pPr>
        <w:pStyle w:val="Titre3"/>
      </w:pPr>
    </w:p>
    <w:p w14:paraId="12342FE2" w14:textId="39C49EE8" w:rsidR="00B815AB"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La page de connexion permet aux utilisateurs de se connecter à leur compte via un formulaire simple demandant un email et un mot de passe. Après authentification, l’utilisateur est automatiquement redirigé vers son espace correspondant : les auteurs accèdent à leur espace personnel, les directeurs à leur interface dédiée, et les administrateurs universitaires sont dirigés vers un tableau de bord spécifique pour gérer les thèses et les données associées</w:t>
      </w:r>
      <w:r w:rsidR="005A7A63" w:rsidRPr="001A094C">
        <w:rPr>
          <w:rFonts w:ascii="Times New Roman" w:hAnsi="Times New Roman" w:cs="Times New Roman"/>
          <w:sz w:val="28"/>
          <w:szCs w:val="28"/>
        </w:rPr>
        <w:t xml:space="preserve"> (figure</w:t>
      </w:r>
      <w:r w:rsidR="009B6147">
        <w:rPr>
          <w:rFonts w:ascii="Times New Roman" w:hAnsi="Times New Roman" w:cs="Times New Roman"/>
          <w:sz w:val="28"/>
          <w:szCs w:val="28"/>
        </w:rPr>
        <w:t xml:space="preserve"> </w:t>
      </w:r>
      <w:r w:rsidR="008152ED">
        <w:rPr>
          <w:rFonts w:ascii="Times New Roman" w:hAnsi="Times New Roman" w:cs="Times New Roman"/>
          <w:sz w:val="28"/>
          <w:szCs w:val="28"/>
        </w:rPr>
        <w:t>4</w:t>
      </w:r>
      <w:r w:rsidR="005A7A63" w:rsidRPr="001A094C">
        <w:rPr>
          <w:rFonts w:ascii="Times New Roman" w:hAnsi="Times New Roman" w:cs="Times New Roman"/>
          <w:sz w:val="28"/>
          <w:szCs w:val="28"/>
        </w:rPr>
        <w:t>.6)</w:t>
      </w:r>
      <w:r w:rsidRPr="001A094C">
        <w:rPr>
          <w:rFonts w:ascii="Times New Roman" w:hAnsi="Times New Roman" w:cs="Times New Roman"/>
          <w:sz w:val="28"/>
          <w:szCs w:val="28"/>
        </w:rPr>
        <w:t xml:space="preserve">. </w:t>
      </w:r>
    </w:p>
    <w:p w14:paraId="771DAB18" w14:textId="77777777" w:rsidR="007134CE" w:rsidRPr="001A094C" w:rsidRDefault="007134CE" w:rsidP="00E7259B">
      <w:pPr>
        <w:spacing w:line="360" w:lineRule="auto"/>
        <w:jc w:val="both"/>
        <w:rPr>
          <w:rFonts w:ascii="Times New Roman" w:hAnsi="Times New Roman" w:cs="Times New Roman"/>
          <w:sz w:val="28"/>
          <w:szCs w:val="28"/>
        </w:rPr>
      </w:pPr>
    </w:p>
    <w:p w14:paraId="4839A830" w14:textId="77777777" w:rsidR="007134CE" w:rsidRPr="001A094C" w:rsidRDefault="002F4839" w:rsidP="00E7259B">
      <w:pPr>
        <w:spacing w:line="360" w:lineRule="auto"/>
        <w:jc w:val="both"/>
        <w:rPr>
          <w:rFonts w:ascii="Times New Roman" w:hAnsi="Times New Roman" w:cs="Times New Roman"/>
          <w:b/>
          <w:bCs/>
          <w:sz w:val="28"/>
          <w:szCs w:val="28"/>
        </w:rPr>
      </w:pPr>
      <w:r w:rsidRPr="001A094C">
        <w:rPr>
          <w:rFonts w:ascii="Times New Roman" w:hAnsi="Times New Roman" w:cs="Times New Roman"/>
          <w:b/>
          <w:bCs/>
          <w:noProof/>
          <w:sz w:val="28"/>
          <w:szCs w:val="28"/>
          <w:lang w:eastAsia="fr-FR"/>
        </w:rPr>
        <w:lastRenderedPageBreak/>
        <w:drawing>
          <wp:inline distT="0" distB="0" distL="0" distR="0" wp14:anchorId="6357A165" wp14:editId="33D778A2">
            <wp:extent cx="5760720" cy="2407920"/>
            <wp:effectExtent l="0" t="0" r="0" b="0"/>
            <wp:docPr id="13849845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4508" name=""/>
                    <pic:cNvPicPr/>
                  </pic:nvPicPr>
                  <pic:blipFill>
                    <a:blip r:embed="rId31"/>
                    <a:stretch>
                      <a:fillRect/>
                    </a:stretch>
                  </pic:blipFill>
                  <pic:spPr>
                    <a:xfrm>
                      <a:off x="0" y="0"/>
                      <a:ext cx="5760720" cy="2407920"/>
                    </a:xfrm>
                    <a:prstGeom prst="rect">
                      <a:avLst/>
                    </a:prstGeom>
                  </pic:spPr>
                </pic:pic>
              </a:graphicData>
            </a:graphic>
          </wp:inline>
        </w:drawing>
      </w:r>
    </w:p>
    <w:p w14:paraId="66F605A3" w14:textId="00E63862" w:rsidR="007134CE"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                                 Figure </w:t>
      </w:r>
      <w:r w:rsidR="008152ED">
        <w:rPr>
          <w:rFonts w:ascii="Times New Roman" w:hAnsi="Times New Roman" w:cs="Times New Roman"/>
          <w:sz w:val="28"/>
          <w:szCs w:val="28"/>
        </w:rPr>
        <w:t>4</w:t>
      </w:r>
      <w:r w:rsidR="005A7A63" w:rsidRPr="001A094C">
        <w:rPr>
          <w:rFonts w:ascii="Times New Roman" w:hAnsi="Times New Roman" w:cs="Times New Roman"/>
          <w:sz w:val="28"/>
          <w:szCs w:val="28"/>
        </w:rPr>
        <w:t>.6</w:t>
      </w:r>
      <w:r w:rsidRPr="001A094C">
        <w:rPr>
          <w:rFonts w:ascii="Times New Roman" w:hAnsi="Times New Roman" w:cs="Times New Roman"/>
          <w:sz w:val="28"/>
          <w:szCs w:val="28"/>
        </w:rPr>
        <w:t> : Page de Connexion</w:t>
      </w:r>
    </w:p>
    <w:p w14:paraId="07433402" w14:textId="4103C11B" w:rsidR="000263C3" w:rsidRDefault="001D6293" w:rsidP="000930B4">
      <w:pPr>
        <w:pStyle w:val="Titre3"/>
      </w:pPr>
      <w:bookmarkStart w:id="374" w:name="_Toc202538664"/>
      <w:bookmarkStart w:id="375" w:name="_Toc202677510"/>
      <w:bookmarkStart w:id="376" w:name="_Toc202679163"/>
      <w:bookmarkStart w:id="377" w:name="_Toc202769891"/>
      <w:bookmarkStart w:id="378" w:name="_Toc202771428"/>
      <w:bookmarkStart w:id="379" w:name="_Toc202972605"/>
      <w:bookmarkStart w:id="380" w:name="_Toc202972995"/>
      <w:bookmarkStart w:id="381" w:name="_Toc202973348"/>
      <w:r>
        <w:t>4</w:t>
      </w:r>
      <w:r w:rsidR="002F4839" w:rsidRPr="001A094C">
        <w:t xml:space="preserve">.2.7 </w:t>
      </w:r>
      <w:bookmarkStart w:id="382" w:name="_Hlk200978896"/>
      <w:r w:rsidR="002F4839" w:rsidRPr="001A094C">
        <w:t xml:space="preserve">Interface du </w:t>
      </w:r>
      <w:r w:rsidR="00093197" w:rsidRPr="001A094C">
        <w:t>R</w:t>
      </w:r>
      <w:r w:rsidR="002F4839" w:rsidRPr="001A094C">
        <w:t>esponsable de l’</w:t>
      </w:r>
      <w:r w:rsidR="00093197" w:rsidRPr="001A094C">
        <w:t>U</w:t>
      </w:r>
      <w:r w:rsidR="002F4839" w:rsidRPr="001A094C">
        <w:t>niversité</w:t>
      </w:r>
      <w:bookmarkEnd w:id="374"/>
      <w:bookmarkEnd w:id="375"/>
      <w:bookmarkEnd w:id="376"/>
      <w:bookmarkEnd w:id="377"/>
      <w:bookmarkEnd w:id="378"/>
      <w:bookmarkEnd w:id="379"/>
      <w:bookmarkEnd w:id="380"/>
      <w:bookmarkEnd w:id="381"/>
      <w:r w:rsidR="002F4839" w:rsidRPr="001A094C">
        <w:t xml:space="preserve"> </w:t>
      </w:r>
      <w:bookmarkEnd w:id="382"/>
    </w:p>
    <w:p w14:paraId="29DA70E9" w14:textId="77777777" w:rsidR="000930B4" w:rsidRPr="001A094C" w:rsidRDefault="000930B4" w:rsidP="000930B4">
      <w:pPr>
        <w:pStyle w:val="Titre3"/>
      </w:pPr>
    </w:p>
    <w:p w14:paraId="382ED285" w14:textId="76B25840" w:rsidR="00647F3D"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La page offre une vue d’ensemble des statistiques globales, telles que le nombre de thèses ajoutées, soutenues, en cours ou abandonnées. Elle permet également la gestion des thèses, avec des fonctionnalités pour ajouter, modifier, supprimer et changer leur statut. La gestion des comptes utilisateurs est incluse, permettant de créer, modifier ou désactiver des comptes. Enfin, une section est dédiée à la validation des contenus, affichant une liste des demandes de modification en attente pour approbation</w:t>
      </w:r>
      <w:r w:rsidR="005A7A63" w:rsidRPr="001A094C">
        <w:rPr>
          <w:rFonts w:ascii="Times New Roman" w:hAnsi="Times New Roman" w:cs="Times New Roman"/>
          <w:sz w:val="28"/>
          <w:szCs w:val="28"/>
        </w:rPr>
        <w:t xml:space="preserve"> (figure</w:t>
      </w:r>
      <w:r w:rsidR="008152ED">
        <w:rPr>
          <w:rFonts w:ascii="Times New Roman" w:hAnsi="Times New Roman" w:cs="Times New Roman"/>
          <w:sz w:val="28"/>
          <w:szCs w:val="28"/>
        </w:rPr>
        <w:t>4</w:t>
      </w:r>
      <w:r w:rsidR="005A7A63" w:rsidRPr="001A094C">
        <w:rPr>
          <w:rFonts w:ascii="Times New Roman" w:hAnsi="Times New Roman" w:cs="Times New Roman"/>
          <w:sz w:val="28"/>
          <w:szCs w:val="28"/>
        </w:rPr>
        <w:t>.7)</w:t>
      </w:r>
      <w:r w:rsidRPr="001A094C">
        <w:rPr>
          <w:rFonts w:ascii="Times New Roman" w:hAnsi="Times New Roman" w:cs="Times New Roman"/>
          <w:sz w:val="28"/>
          <w:szCs w:val="28"/>
        </w:rPr>
        <w:t>.</w:t>
      </w:r>
    </w:p>
    <w:p w14:paraId="774F0F15" w14:textId="77777777" w:rsidR="00093197" w:rsidRPr="001A094C" w:rsidRDefault="00093197" w:rsidP="00E7259B">
      <w:pPr>
        <w:spacing w:line="360" w:lineRule="auto"/>
        <w:jc w:val="both"/>
        <w:rPr>
          <w:rFonts w:ascii="Times New Roman" w:hAnsi="Times New Roman" w:cs="Times New Roman"/>
          <w:sz w:val="28"/>
          <w:szCs w:val="28"/>
        </w:rPr>
      </w:pPr>
    </w:p>
    <w:p w14:paraId="2F027F82" w14:textId="77777777" w:rsidR="00647F3D"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noProof/>
          <w:sz w:val="28"/>
          <w:szCs w:val="28"/>
          <w:lang w:eastAsia="fr-FR"/>
        </w:rPr>
        <w:lastRenderedPageBreak/>
        <w:drawing>
          <wp:inline distT="0" distB="0" distL="0" distR="0" wp14:anchorId="6C3BA9A1" wp14:editId="47E769F8">
            <wp:extent cx="5760720" cy="3442335"/>
            <wp:effectExtent l="0" t="0" r="0" b="5715"/>
            <wp:docPr id="851847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47793" name=""/>
                    <pic:cNvPicPr/>
                  </pic:nvPicPr>
                  <pic:blipFill>
                    <a:blip r:embed="rId32"/>
                    <a:stretch>
                      <a:fillRect/>
                    </a:stretch>
                  </pic:blipFill>
                  <pic:spPr>
                    <a:xfrm>
                      <a:off x="0" y="0"/>
                      <a:ext cx="5760720" cy="3442335"/>
                    </a:xfrm>
                    <a:prstGeom prst="rect">
                      <a:avLst/>
                    </a:prstGeom>
                  </pic:spPr>
                </pic:pic>
              </a:graphicData>
            </a:graphic>
          </wp:inline>
        </w:drawing>
      </w:r>
    </w:p>
    <w:p w14:paraId="0DE260D7" w14:textId="4EC3D922" w:rsidR="00093197"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                Figure </w:t>
      </w:r>
      <w:r w:rsidR="008152ED">
        <w:rPr>
          <w:rFonts w:ascii="Times New Roman" w:hAnsi="Times New Roman" w:cs="Times New Roman"/>
          <w:sz w:val="28"/>
          <w:szCs w:val="28"/>
        </w:rPr>
        <w:t>4</w:t>
      </w:r>
      <w:r w:rsidR="005A7A63" w:rsidRPr="001A094C">
        <w:rPr>
          <w:rFonts w:ascii="Times New Roman" w:hAnsi="Times New Roman" w:cs="Times New Roman"/>
          <w:sz w:val="28"/>
          <w:szCs w:val="28"/>
        </w:rPr>
        <w:t>.7</w:t>
      </w:r>
      <w:r w:rsidRPr="001A094C">
        <w:rPr>
          <w:rFonts w:ascii="Times New Roman" w:hAnsi="Times New Roman" w:cs="Times New Roman"/>
          <w:sz w:val="28"/>
          <w:szCs w:val="28"/>
        </w:rPr>
        <w:t> : Interface du responsable de l’université</w:t>
      </w:r>
    </w:p>
    <w:p w14:paraId="40A9DDF0" w14:textId="77777777" w:rsidR="00093197" w:rsidRPr="001A094C" w:rsidRDefault="00093197" w:rsidP="00E7259B">
      <w:pPr>
        <w:spacing w:line="360" w:lineRule="auto"/>
        <w:jc w:val="both"/>
        <w:rPr>
          <w:rFonts w:ascii="Times New Roman" w:hAnsi="Times New Roman" w:cs="Times New Roman"/>
          <w:sz w:val="28"/>
          <w:szCs w:val="28"/>
        </w:rPr>
      </w:pPr>
    </w:p>
    <w:p w14:paraId="4FB4251E" w14:textId="596D67A5" w:rsidR="00093197" w:rsidRDefault="008152ED" w:rsidP="000930B4">
      <w:pPr>
        <w:pStyle w:val="Titre3"/>
      </w:pPr>
      <w:bookmarkStart w:id="383" w:name="_Toc202538665"/>
      <w:bookmarkStart w:id="384" w:name="_Toc202677511"/>
      <w:bookmarkStart w:id="385" w:name="_Toc202679164"/>
      <w:bookmarkStart w:id="386" w:name="_Toc202769892"/>
      <w:bookmarkStart w:id="387" w:name="_Toc202771429"/>
      <w:bookmarkStart w:id="388" w:name="_Toc202972606"/>
      <w:bookmarkStart w:id="389" w:name="_Toc202972996"/>
      <w:bookmarkStart w:id="390" w:name="_Toc202973349"/>
      <w:r>
        <w:t>4</w:t>
      </w:r>
      <w:r w:rsidR="002F4839" w:rsidRPr="001A094C">
        <w:t>.2.8 Interface Auteur</w:t>
      </w:r>
      <w:bookmarkEnd w:id="383"/>
      <w:bookmarkEnd w:id="384"/>
      <w:bookmarkEnd w:id="385"/>
      <w:bookmarkEnd w:id="386"/>
      <w:bookmarkEnd w:id="387"/>
      <w:bookmarkEnd w:id="388"/>
      <w:bookmarkEnd w:id="389"/>
      <w:bookmarkEnd w:id="390"/>
      <w:r w:rsidR="002F4839" w:rsidRPr="001A094C">
        <w:t xml:space="preserve"> </w:t>
      </w:r>
    </w:p>
    <w:p w14:paraId="0356005A" w14:textId="77777777" w:rsidR="000930B4" w:rsidRPr="001A094C" w:rsidRDefault="000930B4" w:rsidP="000930B4">
      <w:pPr>
        <w:pStyle w:val="Titre3"/>
      </w:pPr>
    </w:p>
    <w:p w14:paraId="4D00BD13" w14:textId="6E9F6A11" w:rsidR="00093197"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La page présente le profil utilisateur, incluant des informations telles que le nom, prénom, email et université associée. Elle affiche également les détails de sa thèse, notamment le titre, le statut, d'autres informations pertinentes et la date de la dernière modification apportée. Un bouton est disponible pour soumettre une demande de modification concernant sa thèse. Enfin, un historique des demandes précédentes est proposé, indiquant le statut de chaque demande (en attente, acceptée, rejetée</w:t>
      </w:r>
      <w:r w:rsidR="005A7A63" w:rsidRPr="001A094C">
        <w:rPr>
          <w:rFonts w:ascii="Times New Roman" w:hAnsi="Times New Roman" w:cs="Times New Roman"/>
          <w:sz w:val="28"/>
          <w:szCs w:val="28"/>
        </w:rPr>
        <w:t xml:space="preserve"> (figure</w:t>
      </w:r>
      <w:r w:rsidR="008152ED">
        <w:rPr>
          <w:rFonts w:ascii="Times New Roman" w:hAnsi="Times New Roman" w:cs="Times New Roman"/>
          <w:sz w:val="28"/>
          <w:szCs w:val="28"/>
        </w:rPr>
        <w:t>4</w:t>
      </w:r>
      <w:r w:rsidR="005A7A63" w:rsidRPr="001A094C">
        <w:rPr>
          <w:rFonts w:ascii="Times New Roman" w:hAnsi="Times New Roman" w:cs="Times New Roman"/>
          <w:sz w:val="28"/>
          <w:szCs w:val="28"/>
        </w:rPr>
        <w:t>.8).</w:t>
      </w:r>
      <w:r w:rsidRPr="001A094C">
        <w:rPr>
          <w:rFonts w:ascii="Times New Roman" w:hAnsi="Times New Roman" w:cs="Times New Roman"/>
          <w:sz w:val="28"/>
          <w:szCs w:val="28"/>
        </w:rPr>
        <w:t xml:space="preserve"> </w:t>
      </w:r>
    </w:p>
    <w:p w14:paraId="30625F30" w14:textId="77777777" w:rsidR="00FA03D0" w:rsidRPr="001A094C" w:rsidRDefault="00FA03D0" w:rsidP="00E7259B">
      <w:pPr>
        <w:spacing w:line="360" w:lineRule="auto"/>
        <w:jc w:val="both"/>
        <w:rPr>
          <w:rFonts w:ascii="Times New Roman" w:hAnsi="Times New Roman" w:cs="Times New Roman"/>
          <w:sz w:val="28"/>
          <w:szCs w:val="28"/>
        </w:rPr>
      </w:pPr>
    </w:p>
    <w:p w14:paraId="48EA93BF" w14:textId="77777777" w:rsidR="00FA03D0" w:rsidRPr="001A094C" w:rsidRDefault="00FA03D0" w:rsidP="00E7259B">
      <w:pPr>
        <w:spacing w:line="360" w:lineRule="auto"/>
        <w:jc w:val="both"/>
        <w:rPr>
          <w:rFonts w:ascii="Times New Roman" w:hAnsi="Times New Roman" w:cs="Times New Roman"/>
          <w:sz w:val="28"/>
          <w:szCs w:val="28"/>
        </w:rPr>
      </w:pPr>
    </w:p>
    <w:p w14:paraId="6A32E206" w14:textId="77777777" w:rsidR="00C642CB"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noProof/>
          <w:sz w:val="28"/>
          <w:szCs w:val="28"/>
          <w:lang w:eastAsia="fr-FR"/>
        </w:rPr>
        <w:lastRenderedPageBreak/>
        <w:drawing>
          <wp:inline distT="0" distB="0" distL="0" distR="0" wp14:anchorId="13D918E7" wp14:editId="0A9D062D">
            <wp:extent cx="5760720" cy="2848610"/>
            <wp:effectExtent l="0" t="0" r="0" b="8890"/>
            <wp:docPr id="1815178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78278" name=""/>
                    <pic:cNvPicPr/>
                  </pic:nvPicPr>
                  <pic:blipFill>
                    <a:blip r:embed="rId33"/>
                    <a:stretch>
                      <a:fillRect/>
                    </a:stretch>
                  </pic:blipFill>
                  <pic:spPr>
                    <a:xfrm>
                      <a:off x="0" y="0"/>
                      <a:ext cx="5760720" cy="2848610"/>
                    </a:xfrm>
                    <a:prstGeom prst="rect">
                      <a:avLst/>
                    </a:prstGeom>
                  </pic:spPr>
                </pic:pic>
              </a:graphicData>
            </a:graphic>
          </wp:inline>
        </w:drawing>
      </w:r>
    </w:p>
    <w:p w14:paraId="3D15DFA4" w14:textId="608B15D8" w:rsidR="00FA03D0"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                                       Figure </w:t>
      </w:r>
      <w:r w:rsidR="008152ED">
        <w:rPr>
          <w:rFonts w:ascii="Times New Roman" w:hAnsi="Times New Roman" w:cs="Times New Roman"/>
          <w:sz w:val="28"/>
          <w:szCs w:val="28"/>
        </w:rPr>
        <w:t>4</w:t>
      </w:r>
      <w:r w:rsidR="005A7A63" w:rsidRPr="001A094C">
        <w:rPr>
          <w:rFonts w:ascii="Times New Roman" w:hAnsi="Times New Roman" w:cs="Times New Roman"/>
          <w:sz w:val="28"/>
          <w:szCs w:val="28"/>
        </w:rPr>
        <w:t>.8</w:t>
      </w:r>
      <w:r w:rsidRPr="001A094C">
        <w:rPr>
          <w:rFonts w:ascii="Times New Roman" w:hAnsi="Times New Roman" w:cs="Times New Roman"/>
          <w:sz w:val="28"/>
          <w:szCs w:val="28"/>
        </w:rPr>
        <w:t xml:space="preserve"> : Interface Auteur </w:t>
      </w:r>
    </w:p>
    <w:p w14:paraId="0B3159CB" w14:textId="603DD435" w:rsidR="00FA03D0" w:rsidRDefault="008152ED" w:rsidP="000930B4">
      <w:pPr>
        <w:pStyle w:val="Titre3"/>
      </w:pPr>
      <w:bookmarkStart w:id="391" w:name="_Toc202538666"/>
      <w:bookmarkStart w:id="392" w:name="_Toc202677512"/>
      <w:bookmarkStart w:id="393" w:name="_Toc202679165"/>
      <w:bookmarkStart w:id="394" w:name="_Toc202769893"/>
      <w:bookmarkStart w:id="395" w:name="_Toc202771430"/>
      <w:bookmarkStart w:id="396" w:name="_Toc202972607"/>
      <w:bookmarkStart w:id="397" w:name="_Toc202972997"/>
      <w:bookmarkStart w:id="398" w:name="_Toc202973350"/>
      <w:r>
        <w:t>4</w:t>
      </w:r>
      <w:r w:rsidR="002F4839" w:rsidRPr="001A094C">
        <w:t>.2.9 Interface Directeur</w:t>
      </w:r>
      <w:bookmarkEnd w:id="391"/>
      <w:bookmarkEnd w:id="392"/>
      <w:bookmarkEnd w:id="393"/>
      <w:bookmarkEnd w:id="394"/>
      <w:bookmarkEnd w:id="395"/>
      <w:bookmarkEnd w:id="396"/>
      <w:bookmarkEnd w:id="397"/>
      <w:bookmarkEnd w:id="398"/>
      <w:r w:rsidR="002F4839" w:rsidRPr="001A094C">
        <w:t xml:space="preserve"> </w:t>
      </w:r>
    </w:p>
    <w:p w14:paraId="61C2110E" w14:textId="77777777" w:rsidR="000930B4" w:rsidRPr="001A094C" w:rsidRDefault="000930B4" w:rsidP="000930B4">
      <w:pPr>
        <w:pStyle w:val="Titre3"/>
      </w:pPr>
    </w:p>
    <w:p w14:paraId="7F4E7199" w14:textId="77777777" w:rsidR="00D8010D"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La page présente le profil d’un directeur, incluant ses informations personnelles telles que nom, prénom, email, et université. Elle affiche également une liste des thèses dirigées par le directeur, avec des détails tels que le titre, l'auteur, le statut et d'autres informations pertinentes liées à ces thèses. Cette organisation permet une vue claire et structurée des contributions de l'utilisateur en tant que directeur de thèse</w:t>
      </w:r>
      <w:r w:rsidR="005A7A63" w:rsidRPr="001A094C">
        <w:rPr>
          <w:rFonts w:ascii="Times New Roman" w:hAnsi="Times New Roman" w:cs="Times New Roman"/>
          <w:sz w:val="28"/>
          <w:szCs w:val="28"/>
        </w:rPr>
        <w:t xml:space="preserve"> (figure5.9)</w:t>
      </w:r>
      <w:r w:rsidRPr="001A094C">
        <w:rPr>
          <w:rFonts w:ascii="Times New Roman" w:hAnsi="Times New Roman" w:cs="Times New Roman"/>
          <w:sz w:val="28"/>
          <w:szCs w:val="28"/>
        </w:rPr>
        <w:t>.</w:t>
      </w:r>
    </w:p>
    <w:p w14:paraId="7F68E4E7" w14:textId="77777777" w:rsidR="00D8010D"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noProof/>
          <w:sz w:val="28"/>
          <w:szCs w:val="28"/>
          <w:lang w:eastAsia="fr-FR"/>
        </w:rPr>
        <w:drawing>
          <wp:inline distT="0" distB="0" distL="0" distR="0" wp14:anchorId="45029EED" wp14:editId="1097B4E1">
            <wp:extent cx="5760085" cy="2588455"/>
            <wp:effectExtent l="0" t="0" r="0" b="2540"/>
            <wp:docPr id="1751818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18951" name=""/>
                    <pic:cNvPicPr/>
                  </pic:nvPicPr>
                  <pic:blipFill>
                    <a:blip r:embed="rId34"/>
                    <a:stretch>
                      <a:fillRect/>
                    </a:stretch>
                  </pic:blipFill>
                  <pic:spPr>
                    <a:xfrm>
                      <a:off x="0" y="0"/>
                      <a:ext cx="5771528" cy="2593597"/>
                    </a:xfrm>
                    <a:prstGeom prst="rect">
                      <a:avLst/>
                    </a:prstGeom>
                  </pic:spPr>
                </pic:pic>
              </a:graphicData>
            </a:graphic>
          </wp:inline>
        </w:drawing>
      </w:r>
    </w:p>
    <w:p w14:paraId="76226887" w14:textId="6B060F6C" w:rsidR="004B6EFC" w:rsidRPr="001A094C" w:rsidRDefault="002F4839"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                                      Figure </w:t>
      </w:r>
      <w:r w:rsidR="008152ED">
        <w:rPr>
          <w:rFonts w:ascii="Times New Roman" w:hAnsi="Times New Roman" w:cs="Times New Roman"/>
          <w:sz w:val="28"/>
          <w:szCs w:val="28"/>
        </w:rPr>
        <w:t>4</w:t>
      </w:r>
      <w:r w:rsidR="005A7A63" w:rsidRPr="001A094C">
        <w:rPr>
          <w:rFonts w:ascii="Times New Roman" w:hAnsi="Times New Roman" w:cs="Times New Roman"/>
          <w:sz w:val="28"/>
          <w:szCs w:val="28"/>
        </w:rPr>
        <w:t>.9 :</w:t>
      </w:r>
      <w:r w:rsidRPr="001A094C">
        <w:rPr>
          <w:rFonts w:ascii="Times New Roman" w:hAnsi="Times New Roman" w:cs="Times New Roman"/>
          <w:sz w:val="28"/>
          <w:szCs w:val="28"/>
        </w:rPr>
        <w:t xml:space="preserve"> Interface Directeur </w:t>
      </w:r>
    </w:p>
    <w:p w14:paraId="5317A243" w14:textId="77FFDD0A" w:rsidR="004C0608" w:rsidRDefault="008152ED" w:rsidP="000930B4">
      <w:pPr>
        <w:pStyle w:val="Titre3"/>
      </w:pPr>
      <w:bookmarkStart w:id="399" w:name="_Toc202538667"/>
      <w:bookmarkStart w:id="400" w:name="_Toc202677513"/>
      <w:bookmarkStart w:id="401" w:name="_Toc202679166"/>
      <w:bookmarkStart w:id="402" w:name="_Toc202769894"/>
      <w:bookmarkStart w:id="403" w:name="_Toc202771431"/>
      <w:bookmarkStart w:id="404" w:name="_Toc202972608"/>
      <w:bookmarkStart w:id="405" w:name="_Toc202972998"/>
      <w:bookmarkStart w:id="406" w:name="_Toc202973351"/>
      <w:r>
        <w:lastRenderedPageBreak/>
        <w:t>4</w:t>
      </w:r>
      <w:r w:rsidR="004C0608" w:rsidRPr="001A094C">
        <w:t>.2.</w:t>
      </w:r>
      <w:r w:rsidR="001E7C2F" w:rsidRPr="001A094C">
        <w:t>10</w:t>
      </w:r>
      <w:r w:rsidR="004C0608" w:rsidRPr="001A094C">
        <w:t xml:space="preserve"> Les pages de création de la thèse</w:t>
      </w:r>
      <w:bookmarkEnd w:id="399"/>
      <w:bookmarkEnd w:id="400"/>
      <w:bookmarkEnd w:id="401"/>
      <w:bookmarkEnd w:id="402"/>
      <w:bookmarkEnd w:id="403"/>
      <w:bookmarkEnd w:id="404"/>
      <w:bookmarkEnd w:id="405"/>
      <w:bookmarkEnd w:id="406"/>
    </w:p>
    <w:p w14:paraId="7EC5123B" w14:textId="77777777" w:rsidR="000930B4" w:rsidRPr="001A094C" w:rsidRDefault="000930B4" w:rsidP="000930B4">
      <w:pPr>
        <w:pStyle w:val="Titre3"/>
      </w:pPr>
    </w:p>
    <w:p w14:paraId="03982239" w14:textId="21F8DDAB" w:rsidR="003C6EF5" w:rsidRPr="001A094C" w:rsidRDefault="003C6EF5" w:rsidP="003C6EF5">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En cliquant sur le bouton ‘Ajouter une thèse depuis’ l’interface du responsable de l’université, l’utilisateur est redirigé vers une page dédiée à la création complète d’une nouvelle thèse. Avant même de saisir les informations relatives à la thèse, il est nécessaire de définir certaines entités clés telles que : le pôle, le département, le domaine, la spécialité, afin de structurer correctement les données et garantir une classification cohérente des thèses.</w:t>
      </w:r>
    </w:p>
    <w:p w14:paraId="4224FE43" w14:textId="33637985" w:rsidR="004C0608" w:rsidRPr="001A094C" w:rsidRDefault="003C6EF5" w:rsidP="003C6EF5">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Une fois ces éléments préalablement configurés, l’utilisateur peut passer à l’étape de création de la thèse en renseignant les informations principales (titre, auteur, directeur, statut, résumé, etc.). La constitution du jury, quant à elle, est une étape facultative, activée uniquement si la thèse es</w:t>
      </w:r>
      <w:r w:rsidR="001633D3">
        <w:rPr>
          <w:rFonts w:ascii="Times New Roman" w:hAnsi="Times New Roman" w:cs="Times New Roman"/>
          <w:sz w:val="28"/>
          <w:szCs w:val="28"/>
        </w:rPr>
        <w:t>t terminée</w:t>
      </w:r>
      <w:r w:rsidRPr="001A094C">
        <w:rPr>
          <w:rFonts w:ascii="Times New Roman" w:hAnsi="Times New Roman" w:cs="Times New Roman"/>
          <w:sz w:val="28"/>
          <w:szCs w:val="28"/>
        </w:rPr>
        <w:t>. Si la thèse est encore en préparation, cette étape est omise ou simplement désactivée jusqu’à mise à jour du statut de la thèse</w:t>
      </w:r>
      <w:r w:rsidR="00F06A4C" w:rsidRPr="001A094C">
        <w:rPr>
          <w:rFonts w:ascii="Times New Roman" w:hAnsi="Times New Roman" w:cs="Times New Roman"/>
          <w:sz w:val="28"/>
          <w:szCs w:val="28"/>
        </w:rPr>
        <w:t xml:space="preserve"> </w:t>
      </w:r>
      <w:r w:rsidR="001E7C2F" w:rsidRPr="001A094C">
        <w:rPr>
          <w:rFonts w:ascii="Times New Roman" w:hAnsi="Times New Roman" w:cs="Times New Roman"/>
          <w:sz w:val="28"/>
          <w:szCs w:val="28"/>
        </w:rPr>
        <w:t>(Figure 5.10)</w:t>
      </w:r>
      <w:r w:rsidRPr="001A094C">
        <w:rPr>
          <w:rFonts w:ascii="Times New Roman" w:hAnsi="Times New Roman" w:cs="Times New Roman"/>
          <w:sz w:val="28"/>
          <w:szCs w:val="28"/>
        </w:rPr>
        <w:t>.</w:t>
      </w:r>
    </w:p>
    <w:p w14:paraId="62ECB354" w14:textId="7E8B5767" w:rsidR="004C0608" w:rsidRPr="001A094C" w:rsidRDefault="00667783" w:rsidP="0026741B">
      <w:pPr>
        <w:spacing w:line="360" w:lineRule="auto"/>
        <w:jc w:val="center"/>
        <w:rPr>
          <w:rFonts w:ascii="Times New Roman" w:hAnsi="Times New Roman" w:cs="Times New Roman"/>
          <w:b/>
          <w:bCs/>
          <w:sz w:val="32"/>
          <w:szCs w:val="32"/>
        </w:rPr>
      </w:pPr>
      <w:r w:rsidRPr="00667783">
        <w:rPr>
          <w:rFonts w:ascii="Times New Roman" w:hAnsi="Times New Roman" w:cs="Times New Roman"/>
          <w:b/>
          <w:bCs/>
          <w:noProof/>
          <w:sz w:val="32"/>
          <w:szCs w:val="32"/>
        </w:rPr>
        <w:drawing>
          <wp:inline distT="0" distB="0" distL="0" distR="0" wp14:anchorId="42A50C0B" wp14:editId="47DE342A">
            <wp:extent cx="5760720" cy="2868295"/>
            <wp:effectExtent l="0" t="0" r="0" b="8255"/>
            <wp:docPr id="1142463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63999" name=""/>
                    <pic:cNvPicPr/>
                  </pic:nvPicPr>
                  <pic:blipFill>
                    <a:blip r:embed="rId35"/>
                    <a:stretch>
                      <a:fillRect/>
                    </a:stretch>
                  </pic:blipFill>
                  <pic:spPr>
                    <a:xfrm>
                      <a:off x="0" y="0"/>
                      <a:ext cx="5760720" cy="2868295"/>
                    </a:xfrm>
                    <a:prstGeom prst="rect">
                      <a:avLst/>
                    </a:prstGeom>
                  </pic:spPr>
                </pic:pic>
              </a:graphicData>
            </a:graphic>
          </wp:inline>
        </w:drawing>
      </w:r>
    </w:p>
    <w:p w14:paraId="67C4D240" w14:textId="23023FD9" w:rsidR="004C0608" w:rsidRDefault="001E7C2F" w:rsidP="00E7259B">
      <w:pPr>
        <w:spacing w:line="360" w:lineRule="auto"/>
        <w:jc w:val="both"/>
        <w:rPr>
          <w:rFonts w:ascii="Times New Roman" w:hAnsi="Times New Roman" w:cs="Times New Roman"/>
          <w:sz w:val="28"/>
          <w:szCs w:val="28"/>
        </w:rPr>
      </w:pPr>
      <w:r w:rsidRPr="001A094C">
        <w:rPr>
          <w:rFonts w:ascii="Times New Roman" w:hAnsi="Times New Roman" w:cs="Times New Roman"/>
          <w:sz w:val="28"/>
          <w:szCs w:val="28"/>
        </w:rPr>
        <w:t xml:space="preserve">                        Figure pages </w:t>
      </w:r>
      <w:r w:rsidR="008152ED">
        <w:rPr>
          <w:rFonts w:ascii="Times New Roman" w:hAnsi="Times New Roman" w:cs="Times New Roman"/>
          <w:sz w:val="28"/>
          <w:szCs w:val="28"/>
        </w:rPr>
        <w:t>4</w:t>
      </w:r>
      <w:r w:rsidRPr="001A094C">
        <w:rPr>
          <w:rFonts w:ascii="Times New Roman" w:hAnsi="Times New Roman" w:cs="Times New Roman"/>
          <w:sz w:val="28"/>
          <w:szCs w:val="28"/>
        </w:rPr>
        <w:t>.10 : page de création de la thèse</w:t>
      </w:r>
    </w:p>
    <w:p w14:paraId="52FDB0A8" w14:textId="77777777" w:rsidR="008E065A" w:rsidRDefault="008E065A" w:rsidP="00E7259B">
      <w:pPr>
        <w:spacing w:line="360" w:lineRule="auto"/>
        <w:jc w:val="both"/>
        <w:rPr>
          <w:rFonts w:ascii="Times New Roman" w:hAnsi="Times New Roman" w:cs="Times New Roman"/>
          <w:sz w:val="32"/>
          <w:szCs w:val="32"/>
        </w:rPr>
      </w:pPr>
    </w:p>
    <w:p w14:paraId="17CD272D" w14:textId="77777777" w:rsidR="008E065A" w:rsidRPr="0026741B" w:rsidRDefault="008E065A" w:rsidP="00E7259B">
      <w:pPr>
        <w:spacing w:line="360" w:lineRule="auto"/>
        <w:jc w:val="both"/>
        <w:rPr>
          <w:rFonts w:ascii="Times New Roman" w:hAnsi="Times New Roman" w:cs="Times New Roman"/>
          <w:sz w:val="32"/>
          <w:szCs w:val="32"/>
        </w:rPr>
      </w:pPr>
    </w:p>
    <w:p w14:paraId="2110F190" w14:textId="78515D70" w:rsidR="00AB3EEE" w:rsidRDefault="008152ED" w:rsidP="000930B4">
      <w:pPr>
        <w:pStyle w:val="Titre2"/>
      </w:pPr>
      <w:bookmarkStart w:id="407" w:name="_Toc202972999"/>
      <w:bookmarkStart w:id="408" w:name="_Toc202973352"/>
      <w:r>
        <w:lastRenderedPageBreak/>
        <w:t>4</w:t>
      </w:r>
      <w:r w:rsidR="002F4839" w:rsidRPr="001A094C">
        <w:t xml:space="preserve">.3 </w:t>
      </w:r>
      <w:r w:rsidR="000341BE" w:rsidRPr="001A094C">
        <w:t>Conclusion partielle</w:t>
      </w:r>
      <w:bookmarkEnd w:id="407"/>
      <w:bookmarkEnd w:id="408"/>
      <w:r w:rsidR="000341BE" w:rsidRPr="001A094C">
        <w:t xml:space="preserve"> </w:t>
      </w:r>
    </w:p>
    <w:p w14:paraId="6112D9E8" w14:textId="77777777" w:rsidR="008E065A" w:rsidRPr="008E065A" w:rsidRDefault="008E065A" w:rsidP="008E065A"/>
    <w:p w14:paraId="220FF828" w14:textId="77777777" w:rsidR="00FA03D0" w:rsidRPr="001A094C" w:rsidRDefault="00AB3EEE"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 xml:space="preserve">Ce chapitre présente les technologies choisies, notamment PostgreSQL et Django, pour le développement de Theses.ci. Il met également en avant les interfaces réalisées, illustrant la concrétisation fonctionnelle de la plateforme. </w:t>
      </w:r>
    </w:p>
    <w:p w14:paraId="59AFDE03" w14:textId="77777777" w:rsidR="00647F3D" w:rsidRPr="001A094C" w:rsidRDefault="00647F3D" w:rsidP="00E7259B">
      <w:pPr>
        <w:spacing w:line="360" w:lineRule="auto"/>
        <w:jc w:val="both"/>
        <w:rPr>
          <w:rFonts w:ascii="Times New Roman" w:hAnsi="Times New Roman" w:cs="Times New Roman"/>
          <w:b/>
          <w:bCs/>
          <w:sz w:val="28"/>
          <w:szCs w:val="28"/>
        </w:rPr>
      </w:pPr>
    </w:p>
    <w:p w14:paraId="4AE4FDDE" w14:textId="77777777" w:rsidR="000263C3" w:rsidRPr="001A094C" w:rsidRDefault="000263C3" w:rsidP="00E7259B">
      <w:pPr>
        <w:spacing w:line="360" w:lineRule="auto"/>
        <w:jc w:val="both"/>
        <w:rPr>
          <w:rFonts w:ascii="Times New Roman" w:hAnsi="Times New Roman" w:cs="Times New Roman"/>
          <w:b/>
          <w:bCs/>
          <w:sz w:val="28"/>
          <w:szCs w:val="28"/>
        </w:rPr>
      </w:pPr>
    </w:p>
    <w:p w14:paraId="4DEC1340" w14:textId="77777777" w:rsidR="000263C3" w:rsidRPr="001A094C" w:rsidRDefault="000263C3" w:rsidP="00E7259B">
      <w:pPr>
        <w:spacing w:line="360" w:lineRule="auto"/>
        <w:jc w:val="both"/>
        <w:rPr>
          <w:rFonts w:ascii="Times New Roman" w:hAnsi="Times New Roman" w:cs="Times New Roman"/>
          <w:b/>
          <w:bCs/>
          <w:sz w:val="28"/>
          <w:szCs w:val="28"/>
        </w:rPr>
      </w:pPr>
    </w:p>
    <w:p w14:paraId="74AB63C6" w14:textId="77777777" w:rsidR="000263C3" w:rsidRPr="001A094C" w:rsidRDefault="000263C3" w:rsidP="00E7259B">
      <w:pPr>
        <w:spacing w:line="360" w:lineRule="auto"/>
        <w:jc w:val="both"/>
        <w:rPr>
          <w:rFonts w:ascii="Times New Roman" w:hAnsi="Times New Roman" w:cs="Times New Roman"/>
          <w:b/>
          <w:bCs/>
          <w:sz w:val="28"/>
          <w:szCs w:val="28"/>
        </w:rPr>
      </w:pPr>
    </w:p>
    <w:p w14:paraId="6E1FA7DA" w14:textId="77777777" w:rsidR="000263C3" w:rsidRPr="001A094C" w:rsidRDefault="000263C3" w:rsidP="00E7259B">
      <w:pPr>
        <w:spacing w:line="360" w:lineRule="auto"/>
        <w:jc w:val="both"/>
        <w:rPr>
          <w:rFonts w:ascii="Times New Roman" w:hAnsi="Times New Roman" w:cs="Times New Roman"/>
          <w:b/>
          <w:bCs/>
          <w:sz w:val="28"/>
          <w:szCs w:val="28"/>
        </w:rPr>
      </w:pPr>
    </w:p>
    <w:p w14:paraId="4F773906" w14:textId="77777777" w:rsidR="000263C3" w:rsidRPr="001A094C" w:rsidRDefault="000263C3" w:rsidP="00E7259B">
      <w:pPr>
        <w:spacing w:line="360" w:lineRule="auto"/>
        <w:jc w:val="both"/>
        <w:rPr>
          <w:rFonts w:ascii="Times New Roman" w:hAnsi="Times New Roman" w:cs="Times New Roman"/>
          <w:b/>
          <w:bCs/>
          <w:sz w:val="28"/>
          <w:szCs w:val="28"/>
        </w:rPr>
      </w:pPr>
    </w:p>
    <w:p w14:paraId="2BD38B80" w14:textId="77777777" w:rsidR="000263C3" w:rsidRPr="001A094C" w:rsidRDefault="000263C3" w:rsidP="00E7259B">
      <w:pPr>
        <w:spacing w:line="360" w:lineRule="auto"/>
        <w:jc w:val="both"/>
        <w:rPr>
          <w:rFonts w:ascii="Times New Roman" w:hAnsi="Times New Roman" w:cs="Times New Roman"/>
          <w:b/>
          <w:bCs/>
          <w:sz w:val="28"/>
          <w:szCs w:val="28"/>
        </w:rPr>
      </w:pPr>
    </w:p>
    <w:p w14:paraId="6D9B6BB0" w14:textId="77777777" w:rsidR="001E6422" w:rsidRPr="001A094C" w:rsidRDefault="001E6422" w:rsidP="00E7259B">
      <w:pPr>
        <w:spacing w:line="360" w:lineRule="auto"/>
        <w:jc w:val="both"/>
        <w:rPr>
          <w:rFonts w:ascii="Times New Roman" w:hAnsi="Times New Roman" w:cs="Times New Roman"/>
          <w:b/>
          <w:bCs/>
          <w:sz w:val="28"/>
          <w:szCs w:val="28"/>
        </w:rPr>
      </w:pPr>
    </w:p>
    <w:p w14:paraId="7E7F35FF" w14:textId="77777777" w:rsidR="00C65A08" w:rsidRPr="001A094C" w:rsidRDefault="00C65A08" w:rsidP="00E7259B">
      <w:pPr>
        <w:spacing w:line="360" w:lineRule="auto"/>
        <w:jc w:val="both"/>
        <w:rPr>
          <w:rFonts w:ascii="Times New Roman" w:hAnsi="Times New Roman" w:cs="Times New Roman"/>
          <w:b/>
          <w:bCs/>
          <w:sz w:val="28"/>
          <w:szCs w:val="28"/>
        </w:rPr>
      </w:pPr>
    </w:p>
    <w:p w14:paraId="7147699A" w14:textId="77777777" w:rsidR="00C65A08" w:rsidRPr="001A094C" w:rsidRDefault="00C65A08" w:rsidP="00E7259B">
      <w:pPr>
        <w:spacing w:line="360" w:lineRule="auto"/>
        <w:jc w:val="both"/>
        <w:rPr>
          <w:rFonts w:ascii="Times New Roman" w:hAnsi="Times New Roman" w:cs="Times New Roman"/>
          <w:b/>
          <w:bCs/>
          <w:sz w:val="28"/>
          <w:szCs w:val="28"/>
        </w:rPr>
      </w:pPr>
    </w:p>
    <w:p w14:paraId="5BAB1D6C" w14:textId="77777777" w:rsidR="00C65A08" w:rsidRPr="001A094C" w:rsidRDefault="00C65A08" w:rsidP="00E7259B">
      <w:pPr>
        <w:spacing w:line="360" w:lineRule="auto"/>
        <w:jc w:val="both"/>
        <w:rPr>
          <w:rFonts w:ascii="Times New Roman" w:hAnsi="Times New Roman" w:cs="Times New Roman"/>
          <w:b/>
          <w:bCs/>
          <w:sz w:val="28"/>
          <w:szCs w:val="28"/>
        </w:rPr>
      </w:pPr>
    </w:p>
    <w:p w14:paraId="4E94A867" w14:textId="77777777" w:rsidR="00C65A08" w:rsidRPr="001A094C" w:rsidRDefault="00C65A08" w:rsidP="00E7259B">
      <w:pPr>
        <w:spacing w:line="360" w:lineRule="auto"/>
        <w:jc w:val="both"/>
        <w:rPr>
          <w:rFonts w:ascii="Times New Roman" w:hAnsi="Times New Roman" w:cs="Times New Roman"/>
          <w:b/>
          <w:bCs/>
          <w:sz w:val="28"/>
          <w:szCs w:val="28"/>
        </w:rPr>
      </w:pPr>
    </w:p>
    <w:p w14:paraId="380D4E09" w14:textId="77777777" w:rsidR="00C65A08" w:rsidRPr="001A094C" w:rsidRDefault="00C65A08" w:rsidP="00E7259B">
      <w:pPr>
        <w:spacing w:line="360" w:lineRule="auto"/>
        <w:jc w:val="both"/>
        <w:rPr>
          <w:rFonts w:ascii="Times New Roman" w:hAnsi="Times New Roman" w:cs="Times New Roman"/>
          <w:b/>
          <w:bCs/>
          <w:sz w:val="28"/>
          <w:szCs w:val="28"/>
        </w:rPr>
      </w:pPr>
    </w:p>
    <w:p w14:paraId="71778835" w14:textId="77777777" w:rsidR="00C65A08" w:rsidRPr="001A094C" w:rsidRDefault="00C65A08" w:rsidP="00E7259B">
      <w:pPr>
        <w:spacing w:line="360" w:lineRule="auto"/>
        <w:jc w:val="both"/>
        <w:rPr>
          <w:rFonts w:ascii="Times New Roman" w:hAnsi="Times New Roman" w:cs="Times New Roman"/>
          <w:b/>
          <w:bCs/>
          <w:sz w:val="28"/>
          <w:szCs w:val="28"/>
        </w:rPr>
      </w:pPr>
    </w:p>
    <w:p w14:paraId="11B14A66" w14:textId="77777777" w:rsidR="00C65A08" w:rsidRPr="001A094C" w:rsidRDefault="00C65A08" w:rsidP="00E7259B">
      <w:pPr>
        <w:spacing w:line="360" w:lineRule="auto"/>
        <w:jc w:val="both"/>
        <w:rPr>
          <w:rFonts w:ascii="Times New Roman" w:hAnsi="Times New Roman" w:cs="Times New Roman"/>
          <w:b/>
          <w:bCs/>
          <w:sz w:val="28"/>
          <w:szCs w:val="28"/>
        </w:rPr>
      </w:pPr>
    </w:p>
    <w:p w14:paraId="597FE952" w14:textId="77777777" w:rsidR="00C65A08" w:rsidRPr="001A094C" w:rsidRDefault="00C65A08" w:rsidP="00E7259B">
      <w:pPr>
        <w:spacing w:line="360" w:lineRule="auto"/>
        <w:jc w:val="both"/>
        <w:rPr>
          <w:rFonts w:ascii="Times New Roman" w:hAnsi="Times New Roman" w:cs="Times New Roman"/>
          <w:b/>
          <w:bCs/>
          <w:sz w:val="28"/>
          <w:szCs w:val="28"/>
        </w:rPr>
      </w:pPr>
    </w:p>
    <w:p w14:paraId="1B26C675" w14:textId="77777777" w:rsidR="00C65A08" w:rsidRPr="001A094C" w:rsidRDefault="00C65A08" w:rsidP="00E7259B">
      <w:pPr>
        <w:spacing w:line="360" w:lineRule="auto"/>
        <w:jc w:val="both"/>
        <w:rPr>
          <w:rFonts w:ascii="Times New Roman" w:hAnsi="Times New Roman" w:cs="Times New Roman"/>
          <w:b/>
          <w:bCs/>
          <w:sz w:val="28"/>
          <w:szCs w:val="28"/>
        </w:rPr>
      </w:pPr>
    </w:p>
    <w:p w14:paraId="15FB9785" w14:textId="77777777" w:rsidR="00103E0E" w:rsidRPr="001A094C" w:rsidRDefault="00103E0E" w:rsidP="00E7259B">
      <w:pPr>
        <w:spacing w:line="360" w:lineRule="auto"/>
        <w:jc w:val="both"/>
        <w:rPr>
          <w:rFonts w:ascii="Times New Roman" w:hAnsi="Times New Roman" w:cs="Times New Roman"/>
          <w:b/>
          <w:bCs/>
          <w:sz w:val="28"/>
          <w:szCs w:val="28"/>
        </w:rPr>
      </w:pPr>
    </w:p>
    <w:p w14:paraId="208BF175" w14:textId="77777777" w:rsidR="00310A11" w:rsidRDefault="00C65A08" w:rsidP="000930B4">
      <w:pPr>
        <w:pStyle w:val="Titre1"/>
      </w:pPr>
      <w:bookmarkStart w:id="409" w:name="_Toc202973000"/>
      <w:bookmarkStart w:id="410" w:name="_Toc202973353"/>
      <w:r w:rsidRPr="001A094C">
        <w:lastRenderedPageBreak/>
        <w:t>Conclusion</w:t>
      </w:r>
      <w:bookmarkEnd w:id="409"/>
      <w:bookmarkEnd w:id="410"/>
      <w:r w:rsidRPr="001A094C">
        <w:t xml:space="preserve"> </w:t>
      </w:r>
    </w:p>
    <w:p w14:paraId="4B929D9A" w14:textId="77777777" w:rsidR="000930B4" w:rsidRPr="000930B4" w:rsidRDefault="000930B4" w:rsidP="000930B4"/>
    <w:p w14:paraId="33BAD8DE" w14:textId="5008FDEF" w:rsidR="00310A11" w:rsidRPr="001A094C" w:rsidRDefault="00310A11"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Ce mémoire s’est inscrit dans une dynamique de modernisation et de valorisation de la recherche doctorale en Côte d’Ivoire. Il avait pour objectif principal la mise en place d’un système permettant une collaboration entre doctorant</w:t>
      </w:r>
      <w:r w:rsidR="00725932">
        <w:rPr>
          <w:rFonts w:ascii="Times New Roman" w:hAnsi="Times New Roman" w:cs="Times New Roman"/>
          <w:bCs/>
          <w:sz w:val="28"/>
          <w:szCs w:val="28"/>
        </w:rPr>
        <w:t>s</w:t>
      </w:r>
      <w:r w:rsidRPr="001A094C">
        <w:rPr>
          <w:rFonts w:ascii="Times New Roman" w:hAnsi="Times New Roman" w:cs="Times New Roman"/>
          <w:bCs/>
          <w:sz w:val="28"/>
          <w:szCs w:val="28"/>
        </w:rPr>
        <w:t xml:space="preserve"> de différentes universités.</w:t>
      </w:r>
      <w:r w:rsidR="00F72F34" w:rsidRPr="001A094C">
        <w:rPr>
          <w:rFonts w:ascii="Times New Roman" w:hAnsi="Times New Roman" w:cs="Times New Roman"/>
          <w:bCs/>
          <w:sz w:val="28"/>
          <w:szCs w:val="28"/>
        </w:rPr>
        <w:t xml:space="preserve"> P</w:t>
      </w:r>
      <w:r w:rsidRPr="001A094C">
        <w:rPr>
          <w:rFonts w:ascii="Times New Roman" w:hAnsi="Times New Roman" w:cs="Times New Roman"/>
          <w:bCs/>
          <w:sz w:val="28"/>
          <w:szCs w:val="28"/>
        </w:rPr>
        <w:t xml:space="preserve">our atteindre </w:t>
      </w:r>
      <w:r w:rsidR="006D26E9">
        <w:rPr>
          <w:rFonts w:ascii="Times New Roman" w:hAnsi="Times New Roman" w:cs="Times New Roman"/>
          <w:bCs/>
          <w:sz w:val="28"/>
          <w:szCs w:val="28"/>
        </w:rPr>
        <w:t>notre</w:t>
      </w:r>
      <w:r w:rsidRPr="001A094C">
        <w:rPr>
          <w:rFonts w:ascii="Times New Roman" w:hAnsi="Times New Roman" w:cs="Times New Roman"/>
          <w:bCs/>
          <w:sz w:val="28"/>
          <w:szCs w:val="28"/>
        </w:rPr>
        <w:t xml:space="preserve"> objectif</w:t>
      </w:r>
      <w:r w:rsidR="00F72F34" w:rsidRPr="001A094C">
        <w:rPr>
          <w:rFonts w:ascii="Times New Roman" w:hAnsi="Times New Roman" w:cs="Times New Roman"/>
          <w:bCs/>
          <w:sz w:val="28"/>
          <w:szCs w:val="28"/>
        </w:rPr>
        <w:t xml:space="preserve">, </w:t>
      </w:r>
      <w:r w:rsidR="006D26E9">
        <w:rPr>
          <w:rFonts w:ascii="Times New Roman" w:hAnsi="Times New Roman" w:cs="Times New Roman"/>
          <w:bCs/>
          <w:sz w:val="28"/>
          <w:szCs w:val="28"/>
        </w:rPr>
        <w:t>nous avons</w:t>
      </w:r>
      <w:r w:rsidR="00F72F34" w:rsidRPr="001A094C">
        <w:rPr>
          <w:rFonts w:ascii="Times New Roman" w:hAnsi="Times New Roman" w:cs="Times New Roman"/>
          <w:bCs/>
          <w:sz w:val="28"/>
          <w:szCs w:val="28"/>
        </w:rPr>
        <w:t xml:space="preserve"> opté pour la conception d’une</w:t>
      </w:r>
      <w:r w:rsidR="002F709A" w:rsidRPr="001A094C">
        <w:rPr>
          <w:rFonts w:ascii="Times New Roman" w:hAnsi="Times New Roman" w:cs="Times New Roman"/>
          <w:bCs/>
          <w:sz w:val="28"/>
          <w:szCs w:val="28"/>
        </w:rPr>
        <w:t xml:space="preserve"> plateforme</w:t>
      </w:r>
      <w:r w:rsidR="002F709A" w:rsidRPr="001A094C">
        <w:rPr>
          <w:rFonts w:ascii="Times New Roman" w:hAnsi="Times New Roman" w:cs="Times New Roman"/>
          <w:b/>
          <w:bCs/>
          <w:sz w:val="28"/>
          <w:szCs w:val="28"/>
        </w:rPr>
        <w:t xml:space="preserve"> numérique centralisée</w:t>
      </w:r>
      <w:r w:rsidRPr="001A094C">
        <w:rPr>
          <w:rFonts w:ascii="Times New Roman" w:hAnsi="Times New Roman" w:cs="Times New Roman"/>
          <w:bCs/>
          <w:sz w:val="28"/>
          <w:szCs w:val="28"/>
        </w:rPr>
        <w:t xml:space="preserve">, nommée </w:t>
      </w:r>
      <w:r w:rsidR="002F709A" w:rsidRPr="001A094C">
        <w:rPr>
          <w:rFonts w:ascii="Times New Roman" w:hAnsi="Times New Roman" w:cs="Times New Roman"/>
          <w:b/>
          <w:bCs/>
          <w:sz w:val="28"/>
          <w:szCs w:val="28"/>
        </w:rPr>
        <w:t>Theses.ci</w:t>
      </w:r>
      <w:r w:rsidRPr="001A094C">
        <w:rPr>
          <w:rFonts w:ascii="Times New Roman" w:hAnsi="Times New Roman" w:cs="Times New Roman"/>
          <w:b/>
          <w:bCs/>
          <w:sz w:val="28"/>
          <w:szCs w:val="28"/>
        </w:rPr>
        <w:t>,</w:t>
      </w:r>
      <w:r w:rsidRPr="001A094C">
        <w:rPr>
          <w:rFonts w:ascii="Times New Roman" w:hAnsi="Times New Roman" w:cs="Times New Roman"/>
          <w:bCs/>
          <w:sz w:val="28"/>
          <w:szCs w:val="28"/>
        </w:rPr>
        <w:t xml:space="preserve"> destinée à gérer, référencer et rendre accessibles les travaux de thèse de doctorat réalisés dans les différentes universités du pays. Ce travail répond à une problématique</w:t>
      </w:r>
      <w:r w:rsidR="006D26E9">
        <w:rPr>
          <w:rFonts w:ascii="Times New Roman" w:hAnsi="Times New Roman" w:cs="Times New Roman"/>
          <w:bCs/>
          <w:sz w:val="28"/>
          <w:szCs w:val="28"/>
        </w:rPr>
        <w:t xml:space="preserve"> de</w:t>
      </w:r>
      <w:r w:rsidRPr="001A094C">
        <w:rPr>
          <w:rFonts w:ascii="Times New Roman" w:hAnsi="Times New Roman" w:cs="Times New Roman"/>
          <w:bCs/>
          <w:sz w:val="28"/>
          <w:szCs w:val="28"/>
        </w:rPr>
        <w:t xml:space="preserve"> dispersion et </w:t>
      </w:r>
      <w:r w:rsidR="006D26E9">
        <w:rPr>
          <w:rFonts w:ascii="Times New Roman" w:hAnsi="Times New Roman" w:cs="Times New Roman"/>
          <w:bCs/>
          <w:sz w:val="28"/>
          <w:szCs w:val="28"/>
        </w:rPr>
        <w:t>d</w:t>
      </w:r>
      <w:r w:rsidRPr="001A094C">
        <w:rPr>
          <w:rFonts w:ascii="Times New Roman" w:hAnsi="Times New Roman" w:cs="Times New Roman"/>
          <w:bCs/>
          <w:sz w:val="28"/>
          <w:szCs w:val="28"/>
        </w:rPr>
        <w:t>’inaccessibilité des thèses,</w:t>
      </w:r>
      <w:r w:rsidR="006D26E9">
        <w:rPr>
          <w:rFonts w:ascii="Times New Roman" w:hAnsi="Times New Roman" w:cs="Times New Roman"/>
          <w:bCs/>
          <w:sz w:val="28"/>
          <w:szCs w:val="28"/>
        </w:rPr>
        <w:t xml:space="preserve"> ce</w:t>
      </w:r>
      <w:r w:rsidRPr="001A094C">
        <w:rPr>
          <w:rFonts w:ascii="Times New Roman" w:hAnsi="Times New Roman" w:cs="Times New Roman"/>
          <w:bCs/>
          <w:sz w:val="28"/>
          <w:szCs w:val="28"/>
        </w:rPr>
        <w:t xml:space="preserve"> qui entrave la collaboration scientifique et la visibilité des productions académiques nationales.</w:t>
      </w:r>
    </w:p>
    <w:p w14:paraId="221E7B71" w14:textId="04028C40" w:rsidR="00310A11" w:rsidRPr="001A094C" w:rsidRDefault="006D26E9"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La</w:t>
      </w:r>
      <w:r w:rsidR="00310A11" w:rsidRPr="001A094C">
        <w:rPr>
          <w:rFonts w:ascii="Times New Roman" w:hAnsi="Times New Roman" w:cs="Times New Roman"/>
          <w:bCs/>
          <w:sz w:val="28"/>
          <w:szCs w:val="28"/>
        </w:rPr>
        <w:t xml:space="preserve"> plateforme </w:t>
      </w:r>
      <w:r>
        <w:rPr>
          <w:rFonts w:ascii="Times New Roman" w:hAnsi="Times New Roman" w:cs="Times New Roman"/>
          <w:bCs/>
          <w:sz w:val="28"/>
          <w:szCs w:val="28"/>
        </w:rPr>
        <w:t>a été conçu</w:t>
      </w:r>
      <w:r w:rsidR="00725932">
        <w:rPr>
          <w:rFonts w:ascii="Times New Roman" w:hAnsi="Times New Roman" w:cs="Times New Roman"/>
          <w:bCs/>
          <w:sz w:val="28"/>
          <w:szCs w:val="28"/>
        </w:rPr>
        <w:t>e</w:t>
      </w:r>
      <w:r>
        <w:rPr>
          <w:rFonts w:ascii="Times New Roman" w:hAnsi="Times New Roman" w:cs="Times New Roman"/>
          <w:bCs/>
          <w:sz w:val="28"/>
          <w:szCs w:val="28"/>
        </w:rPr>
        <w:t xml:space="preserve"> </w:t>
      </w:r>
      <w:r w:rsidR="00A17E87">
        <w:rPr>
          <w:rFonts w:ascii="Times New Roman" w:hAnsi="Times New Roman" w:cs="Times New Roman"/>
          <w:bCs/>
          <w:sz w:val="28"/>
          <w:szCs w:val="28"/>
        </w:rPr>
        <w:t>à</w:t>
      </w:r>
      <w:r>
        <w:rPr>
          <w:rFonts w:ascii="Times New Roman" w:hAnsi="Times New Roman" w:cs="Times New Roman"/>
          <w:bCs/>
          <w:sz w:val="28"/>
          <w:szCs w:val="28"/>
        </w:rPr>
        <w:t xml:space="preserve"> l’aide de </w:t>
      </w:r>
      <w:r w:rsidR="00F72F34" w:rsidRPr="001A094C">
        <w:rPr>
          <w:rFonts w:ascii="Times New Roman" w:hAnsi="Times New Roman" w:cs="Times New Roman"/>
          <w:b/>
          <w:bCs/>
          <w:sz w:val="28"/>
          <w:szCs w:val="28"/>
        </w:rPr>
        <w:t>Django</w:t>
      </w:r>
      <w:r w:rsidR="00310A11" w:rsidRPr="001A094C">
        <w:rPr>
          <w:rFonts w:ascii="Times New Roman" w:hAnsi="Times New Roman" w:cs="Times New Roman"/>
          <w:b/>
          <w:bCs/>
          <w:sz w:val="28"/>
          <w:szCs w:val="28"/>
        </w:rPr>
        <w:t>,</w:t>
      </w:r>
      <w:r w:rsidR="00310A11" w:rsidRPr="001A094C">
        <w:rPr>
          <w:rFonts w:ascii="Times New Roman" w:hAnsi="Times New Roman" w:cs="Times New Roman"/>
          <w:bCs/>
          <w:sz w:val="28"/>
          <w:szCs w:val="28"/>
        </w:rPr>
        <w:t xml:space="preserve"> un </w:t>
      </w:r>
      <w:r w:rsidR="00F72F34" w:rsidRPr="001A094C">
        <w:rPr>
          <w:rFonts w:ascii="Times New Roman" w:hAnsi="Times New Roman" w:cs="Times New Roman"/>
          <w:bCs/>
          <w:sz w:val="28"/>
          <w:szCs w:val="28"/>
        </w:rPr>
        <w:t>Framework</w:t>
      </w:r>
      <w:r w:rsidR="00310A11" w:rsidRPr="001A094C">
        <w:rPr>
          <w:rFonts w:ascii="Times New Roman" w:hAnsi="Times New Roman" w:cs="Times New Roman"/>
          <w:bCs/>
          <w:sz w:val="28"/>
          <w:szCs w:val="28"/>
        </w:rPr>
        <w:t xml:space="preserve"> Python sécurisé et flexible, a été utilisé pour la création de l’interface web, tandis que </w:t>
      </w:r>
      <w:r w:rsidR="00F72F34" w:rsidRPr="001A094C">
        <w:rPr>
          <w:rFonts w:ascii="Times New Roman" w:hAnsi="Times New Roman" w:cs="Times New Roman"/>
          <w:b/>
          <w:bCs/>
          <w:sz w:val="28"/>
          <w:szCs w:val="28"/>
        </w:rPr>
        <w:t>PostgreSQL</w:t>
      </w:r>
      <w:r w:rsidR="00310A11" w:rsidRPr="001A094C">
        <w:rPr>
          <w:rFonts w:ascii="Times New Roman" w:hAnsi="Times New Roman" w:cs="Times New Roman"/>
          <w:bCs/>
          <w:sz w:val="28"/>
          <w:szCs w:val="28"/>
        </w:rPr>
        <w:t xml:space="preserve"> a été retenu pour la gestion de la base de données, en raison de ses performances et de sa capacité à gérer des données complexes. </w:t>
      </w:r>
    </w:p>
    <w:p w14:paraId="067259C6" w14:textId="600643B6" w:rsidR="00310A11" w:rsidRPr="001A094C" w:rsidRDefault="00310A11"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Les résultats obtenus sont satisfaisants</w:t>
      </w:r>
      <w:r w:rsidR="006D26E9">
        <w:rPr>
          <w:rFonts w:ascii="Times New Roman" w:hAnsi="Times New Roman" w:cs="Times New Roman"/>
          <w:bCs/>
          <w:sz w:val="28"/>
          <w:szCs w:val="28"/>
        </w:rPr>
        <w:t>, dans le sens ou</w:t>
      </w:r>
      <w:r w:rsidRPr="001A094C">
        <w:rPr>
          <w:rFonts w:ascii="Times New Roman" w:hAnsi="Times New Roman" w:cs="Times New Roman"/>
          <w:bCs/>
          <w:sz w:val="28"/>
          <w:szCs w:val="28"/>
        </w:rPr>
        <w:t xml:space="preserve"> Theses.ci permet désormais de rechercher des thèses ou des personnes selon plusieurs critères, de consulter des fiches détaillées, de télécharger les documents, et de gérer les comptes des différents acteurs. </w:t>
      </w:r>
    </w:p>
    <w:p w14:paraId="5F9CC1AF" w14:textId="5431E9FF" w:rsidR="006D26E9" w:rsidRDefault="006D26E9" w:rsidP="00E7259B">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A travers ce projet nous avons pu mettre en pratique </w:t>
      </w:r>
      <w:r w:rsidR="00024475">
        <w:rPr>
          <w:rFonts w:ascii="Times New Roman" w:hAnsi="Times New Roman" w:cs="Times New Roman"/>
          <w:bCs/>
          <w:sz w:val="28"/>
          <w:szCs w:val="28"/>
        </w:rPr>
        <w:t>les compétences acquises</w:t>
      </w:r>
      <w:r>
        <w:rPr>
          <w:rFonts w:ascii="Times New Roman" w:hAnsi="Times New Roman" w:cs="Times New Roman"/>
          <w:bCs/>
          <w:sz w:val="28"/>
          <w:szCs w:val="28"/>
        </w:rPr>
        <w:t xml:space="preserve"> tous au long de notre parcours. </w:t>
      </w:r>
      <w:r w:rsidR="00024475">
        <w:rPr>
          <w:rFonts w:ascii="Times New Roman" w:hAnsi="Times New Roman" w:cs="Times New Roman"/>
          <w:bCs/>
          <w:sz w:val="28"/>
          <w:szCs w:val="28"/>
        </w:rPr>
        <w:t xml:space="preserve">Cependant, </w:t>
      </w:r>
      <w:r w:rsidR="00E00B17">
        <w:rPr>
          <w:rFonts w:ascii="Times New Roman" w:hAnsi="Times New Roman" w:cs="Times New Roman"/>
          <w:bCs/>
          <w:sz w:val="28"/>
          <w:szCs w:val="28"/>
        </w:rPr>
        <w:t>Il serait intéressant de proposer u</w:t>
      </w:r>
      <w:r w:rsidR="000E193B" w:rsidRPr="000E193B">
        <w:rPr>
          <w:rFonts w:ascii="Times New Roman" w:hAnsi="Times New Roman" w:cs="Times New Roman"/>
          <w:bCs/>
          <w:sz w:val="28"/>
          <w:szCs w:val="28"/>
        </w:rPr>
        <w:t>ne fonctionnalité permettant au responsable de l’université d</w:t>
      </w:r>
      <w:r w:rsidR="00E00B17">
        <w:rPr>
          <w:rFonts w:ascii="Times New Roman" w:hAnsi="Times New Roman" w:cs="Times New Roman"/>
          <w:bCs/>
          <w:sz w:val="28"/>
          <w:szCs w:val="28"/>
        </w:rPr>
        <w:t xml:space="preserve">'ajouter automatiquement des thèses par lots à partir de fichier structuré tel que les classeurs Excel ou des fichiers CSV. </w:t>
      </w:r>
      <w:r w:rsidR="00725932">
        <w:rPr>
          <w:rFonts w:ascii="Times New Roman" w:hAnsi="Times New Roman" w:cs="Times New Roman"/>
          <w:bCs/>
          <w:sz w:val="28"/>
          <w:szCs w:val="28"/>
        </w:rPr>
        <w:t>Étant donné</w:t>
      </w:r>
      <w:r w:rsidR="00E00B17">
        <w:rPr>
          <w:rFonts w:ascii="Times New Roman" w:hAnsi="Times New Roman" w:cs="Times New Roman"/>
          <w:bCs/>
          <w:sz w:val="28"/>
          <w:szCs w:val="28"/>
        </w:rPr>
        <w:t xml:space="preserve"> que les délibérations de fin ou début d'année sur solde par ces types de fichiers, les responsables de la plateforme pour chaque école doctorale n'auront</w:t>
      </w:r>
      <w:r w:rsidR="00A17E87">
        <w:rPr>
          <w:rFonts w:ascii="Times New Roman" w:hAnsi="Times New Roman" w:cs="Times New Roman"/>
          <w:bCs/>
          <w:sz w:val="28"/>
          <w:szCs w:val="28"/>
        </w:rPr>
        <w:t xml:space="preserve"> pas à refaire l'ajout de thèse pour chaque doctorant. C'est donc une fonctionnalité qui réduirait considérablement la charge de ceux-ci.</w:t>
      </w:r>
    </w:p>
    <w:p w14:paraId="15686DDE" w14:textId="77777777" w:rsidR="006D26E9" w:rsidRDefault="006D26E9" w:rsidP="00E7259B">
      <w:pPr>
        <w:spacing w:line="360" w:lineRule="auto"/>
        <w:jc w:val="both"/>
        <w:rPr>
          <w:rFonts w:ascii="Times New Roman" w:hAnsi="Times New Roman" w:cs="Times New Roman"/>
          <w:bCs/>
          <w:sz w:val="28"/>
          <w:szCs w:val="28"/>
        </w:rPr>
      </w:pPr>
    </w:p>
    <w:p w14:paraId="074D92D6" w14:textId="77777777" w:rsidR="006D26E9" w:rsidRDefault="006D26E9" w:rsidP="00E7259B">
      <w:pPr>
        <w:spacing w:line="360" w:lineRule="auto"/>
        <w:jc w:val="both"/>
        <w:rPr>
          <w:rFonts w:ascii="Times New Roman" w:hAnsi="Times New Roman" w:cs="Times New Roman"/>
          <w:bCs/>
          <w:sz w:val="28"/>
          <w:szCs w:val="28"/>
        </w:rPr>
      </w:pPr>
    </w:p>
    <w:p w14:paraId="1DFFB5D0" w14:textId="77777777" w:rsidR="00024475" w:rsidRDefault="00024475" w:rsidP="00E7259B">
      <w:pPr>
        <w:spacing w:line="360" w:lineRule="auto"/>
        <w:jc w:val="both"/>
        <w:rPr>
          <w:rFonts w:ascii="Times New Roman" w:hAnsi="Times New Roman" w:cs="Times New Roman"/>
          <w:bCs/>
          <w:sz w:val="28"/>
          <w:szCs w:val="28"/>
        </w:rPr>
      </w:pPr>
    </w:p>
    <w:p w14:paraId="617DEEC6" w14:textId="77777777" w:rsidR="00024475" w:rsidRPr="00BF3D68" w:rsidRDefault="00024475" w:rsidP="00E7259B">
      <w:pPr>
        <w:spacing w:line="360" w:lineRule="auto"/>
        <w:jc w:val="both"/>
        <w:rPr>
          <w:rFonts w:ascii="Times New Roman" w:hAnsi="Times New Roman" w:cs="Times New Roman"/>
          <w:bCs/>
          <w:sz w:val="28"/>
          <w:szCs w:val="28"/>
        </w:rPr>
      </w:pPr>
    </w:p>
    <w:p w14:paraId="033292ED" w14:textId="06C4F7C4" w:rsidR="00160D8E" w:rsidRDefault="00160D8E" w:rsidP="000930B4">
      <w:pPr>
        <w:pStyle w:val="Titre1"/>
      </w:pPr>
      <w:bookmarkStart w:id="411" w:name="_Toc202973001"/>
      <w:bookmarkStart w:id="412" w:name="_Toc202973354"/>
      <w:r w:rsidRPr="001A094C">
        <w:t>Webographie</w:t>
      </w:r>
      <w:bookmarkEnd w:id="411"/>
      <w:bookmarkEnd w:id="412"/>
    </w:p>
    <w:p w14:paraId="5867FE1A" w14:textId="77777777" w:rsidR="000930B4" w:rsidRDefault="000930B4" w:rsidP="000930B4"/>
    <w:p w14:paraId="7D8C782C" w14:textId="72EBF4C2" w:rsidR="005E2F77" w:rsidRDefault="005E2F77" w:rsidP="000930B4">
      <w:pPr>
        <w:rPr>
          <w:rFonts w:ascii="Times New Roman" w:hAnsi="Times New Roman" w:cs="Times New Roman"/>
          <w:sz w:val="28"/>
          <w:szCs w:val="28"/>
        </w:rPr>
      </w:pPr>
      <w:r w:rsidRPr="001A094C">
        <w:rPr>
          <w:rFonts w:ascii="Times New Roman" w:hAnsi="Times New Roman" w:cs="Times New Roman"/>
          <w:bCs/>
          <w:sz w:val="28"/>
          <w:szCs w:val="28"/>
        </w:rPr>
        <w:t>[</w:t>
      </w:r>
      <w:r>
        <w:rPr>
          <w:rFonts w:ascii="Times New Roman" w:hAnsi="Times New Roman" w:cs="Times New Roman"/>
          <w:bCs/>
          <w:sz w:val="28"/>
          <w:szCs w:val="28"/>
        </w:rPr>
        <w:t>1</w:t>
      </w:r>
      <w:r w:rsidRPr="001A094C">
        <w:rPr>
          <w:rFonts w:ascii="Times New Roman" w:hAnsi="Times New Roman" w:cs="Times New Roman"/>
          <w:bCs/>
          <w:sz w:val="28"/>
          <w:szCs w:val="28"/>
        </w:rPr>
        <w:t>]</w:t>
      </w:r>
      <w:hyperlink r:id="rId36" w:history="1">
        <w:r w:rsidR="008D1D60" w:rsidRPr="00325571">
          <w:rPr>
            <w:rStyle w:val="Lienhypertexte"/>
            <w:rFonts w:ascii="Times New Roman" w:hAnsi="Times New Roman" w:cs="Times New Roman"/>
            <w:sz w:val="28"/>
            <w:szCs w:val="28"/>
          </w:rPr>
          <w:t>https://ujlog.edu.ci/ufr-efc/ecole-doctorale/</w:t>
        </w:r>
      </w:hyperlink>
      <w:r>
        <w:rPr>
          <w:rFonts w:ascii="Times New Roman" w:hAnsi="Times New Roman" w:cs="Times New Roman"/>
          <w:sz w:val="28"/>
          <w:szCs w:val="28"/>
        </w:rPr>
        <w:t xml:space="preserve">  vu le 15 </w:t>
      </w:r>
      <w:r w:rsidR="00AD232F">
        <w:rPr>
          <w:rFonts w:ascii="Times New Roman" w:hAnsi="Times New Roman" w:cs="Times New Roman"/>
          <w:sz w:val="28"/>
          <w:szCs w:val="28"/>
        </w:rPr>
        <w:t>mai</w:t>
      </w:r>
      <w:r>
        <w:rPr>
          <w:rFonts w:ascii="Times New Roman" w:hAnsi="Times New Roman" w:cs="Times New Roman"/>
          <w:sz w:val="28"/>
          <w:szCs w:val="28"/>
        </w:rPr>
        <w:t xml:space="preserve"> 2025  </w:t>
      </w:r>
    </w:p>
    <w:p w14:paraId="636D0E9F" w14:textId="56BB5E26" w:rsidR="00213379" w:rsidRDefault="00213379" w:rsidP="000930B4">
      <w:pPr>
        <w:rPr>
          <w:rFonts w:ascii="Times New Roman" w:hAnsi="Times New Roman" w:cs="Times New Roman"/>
          <w:bCs/>
          <w:sz w:val="28"/>
          <w:szCs w:val="28"/>
        </w:rPr>
      </w:pPr>
      <w:r w:rsidRPr="001A094C">
        <w:rPr>
          <w:rFonts w:ascii="Times New Roman" w:hAnsi="Times New Roman" w:cs="Times New Roman"/>
          <w:bCs/>
          <w:sz w:val="28"/>
          <w:szCs w:val="28"/>
        </w:rPr>
        <w:t>[</w:t>
      </w:r>
      <w:r w:rsidR="0090792D">
        <w:rPr>
          <w:rFonts w:ascii="Times New Roman" w:hAnsi="Times New Roman" w:cs="Times New Roman"/>
          <w:bCs/>
          <w:sz w:val="28"/>
          <w:szCs w:val="28"/>
        </w:rPr>
        <w:t>2</w:t>
      </w:r>
      <w:r w:rsidRPr="001A094C">
        <w:rPr>
          <w:rFonts w:ascii="Times New Roman" w:hAnsi="Times New Roman" w:cs="Times New Roman"/>
          <w:bCs/>
          <w:sz w:val="28"/>
          <w:szCs w:val="28"/>
        </w:rPr>
        <w:t>]</w:t>
      </w:r>
      <w:hyperlink r:id="rId37" w:anchor="doctorales" w:history="1">
        <w:r w:rsidR="008D1D60" w:rsidRPr="00325571">
          <w:rPr>
            <w:rStyle w:val="Lienhypertexte"/>
            <w:rFonts w:ascii="Times New Roman" w:hAnsi="Times New Roman" w:cs="Times New Roman"/>
            <w:bCs/>
            <w:sz w:val="28"/>
            <w:szCs w:val="28"/>
          </w:rPr>
          <w:t>https://w.univ-fhb.edu.ci/recherches-innovations/#doctorales</w:t>
        </w:r>
      </w:hyperlink>
      <w:r w:rsidR="0090792D">
        <w:rPr>
          <w:rFonts w:ascii="Times New Roman" w:hAnsi="Times New Roman" w:cs="Times New Roman"/>
          <w:bCs/>
          <w:sz w:val="28"/>
          <w:szCs w:val="28"/>
        </w:rPr>
        <w:t xml:space="preserve"> vu le 15 </w:t>
      </w:r>
      <w:r w:rsidR="00BC1AF9">
        <w:rPr>
          <w:rFonts w:ascii="Times New Roman" w:hAnsi="Times New Roman" w:cs="Times New Roman"/>
          <w:bCs/>
          <w:sz w:val="28"/>
          <w:szCs w:val="28"/>
        </w:rPr>
        <w:t>mai</w:t>
      </w:r>
      <w:r w:rsidR="0090792D">
        <w:rPr>
          <w:rFonts w:ascii="Times New Roman" w:hAnsi="Times New Roman" w:cs="Times New Roman"/>
          <w:bCs/>
          <w:sz w:val="28"/>
          <w:szCs w:val="28"/>
        </w:rPr>
        <w:t xml:space="preserve"> 2025 </w:t>
      </w:r>
    </w:p>
    <w:p w14:paraId="06DD8FAD" w14:textId="1A89AF78" w:rsidR="0090792D" w:rsidRDefault="0090792D" w:rsidP="000930B4">
      <w:pPr>
        <w:rPr>
          <w:rFonts w:ascii="Times New Roman" w:hAnsi="Times New Roman" w:cs="Times New Roman"/>
          <w:color w:val="000000" w:themeColor="text1"/>
          <w:sz w:val="28"/>
          <w:szCs w:val="28"/>
        </w:rPr>
      </w:pPr>
      <w:r w:rsidRPr="001A094C">
        <w:rPr>
          <w:rFonts w:ascii="Times New Roman" w:hAnsi="Times New Roman" w:cs="Times New Roman"/>
          <w:bCs/>
          <w:sz w:val="28"/>
          <w:szCs w:val="28"/>
        </w:rPr>
        <w:t>[</w:t>
      </w:r>
      <w:r>
        <w:rPr>
          <w:rFonts w:ascii="Times New Roman" w:hAnsi="Times New Roman" w:cs="Times New Roman"/>
          <w:bCs/>
          <w:sz w:val="28"/>
          <w:szCs w:val="28"/>
        </w:rPr>
        <w:t>3</w:t>
      </w:r>
      <w:r w:rsidRPr="001A094C">
        <w:rPr>
          <w:rFonts w:ascii="Times New Roman" w:hAnsi="Times New Roman" w:cs="Times New Roman"/>
          <w:bCs/>
          <w:sz w:val="28"/>
          <w:szCs w:val="28"/>
        </w:rPr>
        <w:t>]</w:t>
      </w:r>
      <w:r>
        <w:rPr>
          <w:rFonts w:ascii="Times New Roman" w:hAnsi="Times New Roman" w:cs="Times New Roman"/>
          <w:color w:val="000000" w:themeColor="text1"/>
          <w:sz w:val="28"/>
          <w:szCs w:val="28"/>
        </w:rPr>
        <w:t xml:space="preserve"> </w:t>
      </w:r>
      <w:hyperlink r:id="rId38" w:history="1">
        <w:r w:rsidRPr="00325571">
          <w:rPr>
            <w:rStyle w:val="Lienhypertexte"/>
            <w:rFonts w:ascii="Times New Roman" w:hAnsi="Times New Roman" w:cs="Times New Roman"/>
            <w:sz w:val="28"/>
            <w:szCs w:val="28"/>
          </w:rPr>
          <w:t>https://edp.inphb.ci/</w:t>
        </w:r>
      </w:hyperlink>
      <w:r>
        <w:rPr>
          <w:rFonts w:ascii="Times New Roman" w:hAnsi="Times New Roman" w:cs="Times New Roman"/>
          <w:color w:val="000000" w:themeColor="text1"/>
          <w:sz w:val="28"/>
          <w:szCs w:val="28"/>
        </w:rPr>
        <w:t xml:space="preserve"> vu le 1</w:t>
      </w:r>
      <w:r w:rsidR="00B60574">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 xml:space="preserve"> </w:t>
      </w:r>
      <w:r w:rsidR="00BC1AF9">
        <w:rPr>
          <w:rFonts w:ascii="Times New Roman" w:hAnsi="Times New Roman" w:cs="Times New Roman"/>
          <w:color w:val="000000" w:themeColor="text1"/>
          <w:sz w:val="28"/>
          <w:szCs w:val="28"/>
        </w:rPr>
        <w:t>mai</w:t>
      </w:r>
      <w:r>
        <w:rPr>
          <w:rFonts w:ascii="Times New Roman" w:hAnsi="Times New Roman" w:cs="Times New Roman"/>
          <w:color w:val="000000" w:themeColor="text1"/>
          <w:sz w:val="28"/>
          <w:szCs w:val="28"/>
        </w:rPr>
        <w:t xml:space="preserve"> 2025 </w:t>
      </w:r>
    </w:p>
    <w:p w14:paraId="18F155EB" w14:textId="2AE01679" w:rsidR="00B60574" w:rsidRDefault="00B60574" w:rsidP="000930B4">
      <w:pPr>
        <w:rPr>
          <w:rFonts w:ascii="Times New Roman" w:hAnsi="Times New Roman" w:cs="Times New Roman"/>
          <w:sz w:val="28"/>
          <w:szCs w:val="28"/>
        </w:rPr>
      </w:pPr>
      <w:r w:rsidRPr="001A094C">
        <w:rPr>
          <w:rFonts w:ascii="Times New Roman" w:hAnsi="Times New Roman" w:cs="Times New Roman"/>
          <w:bCs/>
          <w:sz w:val="28"/>
          <w:szCs w:val="28"/>
        </w:rPr>
        <w:t>[</w:t>
      </w:r>
      <w:r w:rsidR="00B04A7C">
        <w:rPr>
          <w:rFonts w:ascii="Times New Roman" w:hAnsi="Times New Roman" w:cs="Times New Roman"/>
          <w:bCs/>
          <w:sz w:val="28"/>
          <w:szCs w:val="28"/>
        </w:rPr>
        <w:t>4</w:t>
      </w:r>
      <w:r w:rsidRPr="001A094C">
        <w:rPr>
          <w:rFonts w:ascii="Times New Roman" w:hAnsi="Times New Roman" w:cs="Times New Roman"/>
          <w:bCs/>
          <w:sz w:val="28"/>
          <w:szCs w:val="28"/>
        </w:rPr>
        <w:t>]</w:t>
      </w:r>
      <w:hyperlink r:id="rId39" w:history="1">
        <w:r w:rsidR="008D1D60" w:rsidRPr="00325571">
          <w:rPr>
            <w:rStyle w:val="Lienhypertexte"/>
            <w:rFonts w:ascii="Times New Roman" w:hAnsi="Times New Roman" w:cs="Times New Roman"/>
            <w:sz w:val="28"/>
            <w:szCs w:val="28"/>
          </w:rPr>
          <w:t>https://www.univ-na.ci/</w:t>
        </w:r>
      </w:hyperlink>
      <w:r>
        <w:rPr>
          <w:rFonts w:ascii="Times New Roman" w:hAnsi="Times New Roman" w:cs="Times New Roman"/>
          <w:sz w:val="28"/>
          <w:szCs w:val="28"/>
        </w:rPr>
        <w:t xml:space="preserve"> vu le 15 </w:t>
      </w:r>
      <w:r w:rsidR="00BC1AF9">
        <w:rPr>
          <w:rFonts w:ascii="Times New Roman" w:hAnsi="Times New Roman" w:cs="Times New Roman"/>
          <w:sz w:val="28"/>
          <w:szCs w:val="28"/>
        </w:rPr>
        <w:t>mai</w:t>
      </w:r>
      <w:r>
        <w:rPr>
          <w:rFonts w:ascii="Times New Roman" w:hAnsi="Times New Roman" w:cs="Times New Roman"/>
          <w:sz w:val="28"/>
          <w:szCs w:val="28"/>
        </w:rPr>
        <w:t xml:space="preserve"> 2025</w:t>
      </w:r>
    </w:p>
    <w:p w14:paraId="4F2EFA30" w14:textId="2F53BA9B" w:rsidR="00E62887" w:rsidRDefault="00E62887" w:rsidP="000930B4">
      <w:pPr>
        <w:rPr>
          <w:rFonts w:ascii="Times New Roman" w:hAnsi="Times New Roman" w:cs="Times New Roman"/>
          <w:color w:val="000000" w:themeColor="text1"/>
          <w:sz w:val="28"/>
          <w:szCs w:val="28"/>
        </w:rPr>
      </w:pPr>
      <w:r w:rsidRPr="001A094C">
        <w:rPr>
          <w:rFonts w:ascii="Times New Roman" w:hAnsi="Times New Roman" w:cs="Times New Roman"/>
          <w:bCs/>
          <w:sz w:val="28"/>
          <w:szCs w:val="28"/>
        </w:rPr>
        <w:t>[</w:t>
      </w:r>
      <w:r>
        <w:rPr>
          <w:rFonts w:ascii="Times New Roman" w:hAnsi="Times New Roman" w:cs="Times New Roman"/>
          <w:bCs/>
          <w:sz w:val="28"/>
          <w:szCs w:val="28"/>
        </w:rPr>
        <w:t>5</w:t>
      </w:r>
      <w:r w:rsidRPr="001A094C">
        <w:rPr>
          <w:rFonts w:ascii="Times New Roman" w:hAnsi="Times New Roman" w:cs="Times New Roman"/>
          <w:bCs/>
          <w:sz w:val="28"/>
          <w:szCs w:val="28"/>
        </w:rPr>
        <w:t>]</w:t>
      </w:r>
      <w:hyperlink r:id="rId40" w:history="1">
        <w:r w:rsidR="008D1D60" w:rsidRPr="00325571">
          <w:rPr>
            <w:rStyle w:val="Lienhypertexte"/>
            <w:rFonts w:ascii="Times New Roman" w:hAnsi="Times New Roman" w:cs="Times New Roman"/>
            <w:sz w:val="28"/>
            <w:szCs w:val="28"/>
          </w:rPr>
          <w:t>https://news.abidjan.net/articles/598589</w:t>
        </w:r>
      </w:hyperlink>
      <w:r>
        <w:rPr>
          <w:rFonts w:ascii="Times New Roman" w:hAnsi="Times New Roman" w:cs="Times New Roman"/>
          <w:color w:val="000000" w:themeColor="text1"/>
          <w:sz w:val="28"/>
          <w:szCs w:val="28"/>
        </w:rPr>
        <w:t xml:space="preserve"> vu le 17 </w:t>
      </w:r>
      <w:r w:rsidR="00BC1AF9">
        <w:rPr>
          <w:rFonts w:ascii="Times New Roman" w:hAnsi="Times New Roman" w:cs="Times New Roman"/>
          <w:color w:val="000000" w:themeColor="text1"/>
          <w:sz w:val="28"/>
          <w:szCs w:val="28"/>
        </w:rPr>
        <w:t>mai</w:t>
      </w:r>
      <w:r>
        <w:rPr>
          <w:rFonts w:ascii="Times New Roman" w:hAnsi="Times New Roman" w:cs="Times New Roman"/>
          <w:color w:val="000000" w:themeColor="text1"/>
          <w:sz w:val="28"/>
          <w:szCs w:val="28"/>
        </w:rPr>
        <w:t xml:space="preserve"> 2025</w:t>
      </w:r>
    </w:p>
    <w:p w14:paraId="31DEDC47" w14:textId="7507D5F3" w:rsidR="00A840B9" w:rsidRDefault="00A840B9" w:rsidP="000930B4">
      <w:pPr>
        <w:rPr>
          <w:rFonts w:ascii="Times New Roman" w:hAnsi="Times New Roman" w:cs="Times New Roman"/>
          <w:color w:val="000000" w:themeColor="text1"/>
          <w:sz w:val="28"/>
          <w:szCs w:val="28"/>
        </w:rPr>
      </w:pPr>
      <w:r w:rsidRPr="001A094C">
        <w:rPr>
          <w:rFonts w:ascii="Times New Roman" w:hAnsi="Times New Roman" w:cs="Times New Roman"/>
          <w:bCs/>
          <w:sz w:val="28"/>
          <w:szCs w:val="28"/>
        </w:rPr>
        <w:t>[</w:t>
      </w:r>
      <w:r>
        <w:rPr>
          <w:rFonts w:ascii="Times New Roman" w:hAnsi="Times New Roman" w:cs="Times New Roman"/>
          <w:bCs/>
          <w:sz w:val="28"/>
          <w:szCs w:val="28"/>
        </w:rPr>
        <w:t>6</w:t>
      </w:r>
      <w:r w:rsidRPr="001A094C">
        <w:rPr>
          <w:rFonts w:ascii="Times New Roman" w:hAnsi="Times New Roman" w:cs="Times New Roman"/>
          <w:bCs/>
          <w:sz w:val="28"/>
          <w:szCs w:val="28"/>
        </w:rPr>
        <w:t>]</w:t>
      </w:r>
      <w:hyperlink r:id="rId41" w:history="1">
        <w:r w:rsidR="008D1D60" w:rsidRPr="00325571">
          <w:rPr>
            <w:rStyle w:val="Lienhypertexte"/>
            <w:rFonts w:ascii="Times New Roman" w:hAnsi="Times New Roman" w:cs="Times New Roman"/>
            <w:sz w:val="28"/>
            <w:szCs w:val="28"/>
          </w:rPr>
          <w:t>https://toubkal.imist.ma/</w:t>
        </w:r>
      </w:hyperlink>
      <w:r>
        <w:rPr>
          <w:rFonts w:ascii="Times New Roman" w:hAnsi="Times New Roman" w:cs="Times New Roman"/>
          <w:color w:val="000000" w:themeColor="text1"/>
          <w:sz w:val="28"/>
          <w:szCs w:val="28"/>
        </w:rPr>
        <w:t xml:space="preserve"> vu le </w:t>
      </w:r>
      <w:r w:rsidR="00BC1AF9">
        <w:rPr>
          <w:rFonts w:ascii="Times New Roman" w:hAnsi="Times New Roman" w:cs="Times New Roman"/>
          <w:color w:val="000000" w:themeColor="text1"/>
          <w:sz w:val="28"/>
          <w:szCs w:val="28"/>
        </w:rPr>
        <w:t xml:space="preserve">25 </w:t>
      </w:r>
      <w:r>
        <w:rPr>
          <w:rFonts w:ascii="Times New Roman" w:hAnsi="Times New Roman" w:cs="Times New Roman"/>
          <w:color w:val="000000" w:themeColor="text1"/>
          <w:sz w:val="28"/>
          <w:szCs w:val="28"/>
        </w:rPr>
        <w:t>mai</w:t>
      </w:r>
      <w:r w:rsidR="00BC1AF9">
        <w:rPr>
          <w:rFonts w:ascii="Times New Roman" w:hAnsi="Times New Roman" w:cs="Times New Roman"/>
          <w:color w:val="000000" w:themeColor="text1"/>
          <w:sz w:val="28"/>
          <w:szCs w:val="28"/>
        </w:rPr>
        <w:t xml:space="preserve"> 2025</w:t>
      </w:r>
      <w:r>
        <w:rPr>
          <w:rFonts w:ascii="Times New Roman" w:hAnsi="Times New Roman" w:cs="Times New Roman"/>
          <w:color w:val="000000" w:themeColor="text1"/>
          <w:sz w:val="28"/>
          <w:szCs w:val="28"/>
        </w:rPr>
        <w:t xml:space="preserve">  </w:t>
      </w:r>
    </w:p>
    <w:p w14:paraId="0F00126A" w14:textId="1737E320" w:rsidR="00A840B9" w:rsidRPr="005E2F77" w:rsidRDefault="00A840B9" w:rsidP="000930B4">
      <w:pPr>
        <w:rPr>
          <w:rFonts w:ascii="Times New Roman" w:hAnsi="Times New Roman" w:cs="Times New Roman"/>
          <w:sz w:val="28"/>
          <w:szCs w:val="28"/>
        </w:rPr>
      </w:pPr>
      <w:r w:rsidRPr="001A094C">
        <w:rPr>
          <w:rFonts w:ascii="Times New Roman" w:hAnsi="Times New Roman" w:cs="Times New Roman"/>
          <w:bCs/>
          <w:sz w:val="28"/>
          <w:szCs w:val="28"/>
        </w:rPr>
        <w:t>[</w:t>
      </w:r>
      <w:r>
        <w:rPr>
          <w:rFonts w:ascii="Times New Roman" w:hAnsi="Times New Roman" w:cs="Times New Roman"/>
          <w:bCs/>
          <w:sz w:val="28"/>
          <w:szCs w:val="28"/>
        </w:rPr>
        <w:t>7</w:t>
      </w:r>
      <w:r w:rsidRPr="001A094C">
        <w:rPr>
          <w:rFonts w:ascii="Times New Roman" w:hAnsi="Times New Roman" w:cs="Times New Roman"/>
          <w:bCs/>
          <w:sz w:val="28"/>
          <w:szCs w:val="28"/>
        </w:rPr>
        <w:t>]</w:t>
      </w:r>
      <w:hyperlink r:id="rId42" w:history="1">
        <w:r w:rsidR="008D1D60" w:rsidRPr="00325571">
          <w:rPr>
            <w:rStyle w:val="Lienhypertexte"/>
            <w:rFonts w:ascii="Times New Roman" w:hAnsi="Times New Roman" w:cs="Times New Roman"/>
            <w:sz w:val="28"/>
            <w:szCs w:val="28"/>
          </w:rPr>
          <w:t>https://theses.fr/?domaine=theses</w:t>
        </w:r>
      </w:hyperlink>
      <w:r>
        <w:rPr>
          <w:rFonts w:ascii="Times New Roman" w:hAnsi="Times New Roman" w:cs="Times New Roman"/>
          <w:sz w:val="28"/>
          <w:szCs w:val="28"/>
        </w:rPr>
        <w:t xml:space="preserve"> vu le </w:t>
      </w:r>
      <w:r w:rsidR="00BC1AF9">
        <w:rPr>
          <w:rFonts w:ascii="Times New Roman" w:hAnsi="Times New Roman" w:cs="Times New Roman"/>
          <w:sz w:val="28"/>
          <w:szCs w:val="28"/>
        </w:rPr>
        <w:t xml:space="preserve">25 mai 2025 </w:t>
      </w:r>
    </w:p>
    <w:p w14:paraId="4D61C4E9" w14:textId="202E138D" w:rsidR="00CE246D" w:rsidRDefault="00CE246D" w:rsidP="00E7259B">
      <w:pPr>
        <w:spacing w:line="360" w:lineRule="auto"/>
        <w:jc w:val="both"/>
        <w:rPr>
          <w:rFonts w:ascii="Times New Roman" w:hAnsi="Times New Roman" w:cs="Times New Roman"/>
          <w:bCs/>
          <w:sz w:val="28"/>
          <w:szCs w:val="28"/>
        </w:rPr>
      </w:pPr>
      <w:r w:rsidRPr="001A094C">
        <w:rPr>
          <w:rFonts w:ascii="Times New Roman" w:hAnsi="Times New Roman" w:cs="Times New Roman"/>
          <w:bCs/>
          <w:sz w:val="28"/>
          <w:szCs w:val="28"/>
        </w:rPr>
        <w:t>[</w:t>
      </w:r>
      <w:r w:rsidR="00BC1AF9">
        <w:rPr>
          <w:rFonts w:ascii="Times New Roman" w:hAnsi="Times New Roman" w:cs="Times New Roman"/>
          <w:bCs/>
          <w:sz w:val="28"/>
          <w:szCs w:val="28"/>
        </w:rPr>
        <w:t>8</w:t>
      </w:r>
      <w:r w:rsidRPr="001A094C">
        <w:rPr>
          <w:rFonts w:ascii="Times New Roman" w:hAnsi="Times New Roman" w:cs="Times New Roman"/>
          <w:bCs/>
          <w:sz w:val="28"/>
          <w:szCs w:val="28"/>
        </w:rPr>
        <w:t>]</w:t>
      </w:r>
      <w:hyperlink r:id="rId43" w:history="1">
        <w:r w:rsidR="008D1D60" w:rsidRPr="00325571">
          <w:rPr>
            <w:rStyle w:val="Lienhypertexte"/>
            <w:rFonts w:ascii="Times New Roman" w:hAnsi="Times New Roman" w:cs="Times New Roman"/>
            <w:bCs/>
            <w:sz w:val="28"/>
            <w:szCs w:val="28"/>
          </w:rPr>
          <w:t>https://www.lucidchart.com/pages/fr/langage-uml</w:t>
        </w:r>
      </w:hyperlink>
      <w:r w:rsidR="00BC1AF9" w:rsidRPr="00BC1AF9">
        <w:rPr>
          <w:rFonts w:ascii="Times New Roman" w:hAnsi="Times New Roman" w:cs="Times New Roman"/>
          <w:bCs/>
          <w:sz w:val="28"/>
          <w:szCs w:val="28"/>
        </w:rPr>
        <w:t>.</w:t>
      </w:r>
      <w:r w:rsidR="00BC1AF9">
        <w:rPr>
          <w:rFonts w:ascii="Times New Roman" w:hAnsi="Times New Roman" w:cs="Times New Roman"/>
          <w:bCs/>
          <w:sz w:val="28"/>
          <w:szCs w:val="28"/>
        </w:rPr>
        <w:t xml:space="preserve"> Vu 1 juin 2025 </w:t>
      </w:r>
    </w:p>
    <w:p w14:paraId="6AC2D9C6" w14:textId="7D501853" w:rsidR="00BC1AF9" w:rsidRPr="001A094C" w:rsidRDefault="00BC1AF9" w:rsidP="00E7259B">
      <w:pPr>
        <w:spacing w:line="360" w:lineRule="auto"/>
        <w:jc w:val="both"/>
        <w:rPr>
          <w:rFonts w:ascii="Times New Roman" w:hAnsi="Times New Roman" w:cs="Times New Roman"/>
          <w:bCs/>
          <w:sz w:val="28"/>
          <w:szCs w:val="28"/>
        </w:rPr>
      </w:pPr>
      <w:r w:rsidRPr="001A094C">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9</w:t>
      </w:r>
      <w:r w:rsidRPr="001A094C">
        <w:rPr>
          <w:rFonts w:ascii="Times New Roman" w:hAnsi="Times New Roman" w:cs="Times New Roman"/>
          <w:color w:val="000000" w:themeColor="text1"/>
          <w:sz w:val="28"/>
          <w:szCs w:val="28"/>
        </w:rPr>
        <w:t>]</w:t>
      </w:r>
      <w:hyperlink r:id="rId44" w:history="1">
        <w:r w:rsidRPr="00325571">
          <w:rPr>
            <w:rStyle w:val="Lienhypertexte"/>
            <w:rFonts w:ascii="Times New Roman" w:hAnsi="Times New Roman" w:cs="Times New Roman"/>
            <w:sz w:val="28"/>
            <w:szCs w:val="28"/>
          </w:rPr>
          <w:t>https://www.cybermedian.com/fr/unified-modeling-language-uml-introduction/</w:t>
        </w:r>
      </w:hyperlink>
      <w:r w:rsidRPr="00BC1AF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196FAF">
        <w:rPr>
          <w:rFonts w:ascii="Times New Roman" w:hAnsi="Times New Roman" w:cs="Times New Roman"/>
          <w:color w:val="000000" w:themeColor="text1"/>
          <w:sz w:val="28"/>
          <w:szCs w:val="28"/>
        </w:rPr>
        <w:t xml:space="preserve"> Vu le 1 juin 2025 </w:t>
      </w:r>
    </w:p>
    <w:p w14:paraId="3A6F6865" w14:textId="1ED8798A" w:rsidR="00160D8E" w:rsidRPr="001A094C" w:rsidRDefault="00160D8E" w:rsidP="00E7259B">
      <w:pPr>
        <w:spacing w:line="360" w:lineRule="auto"/>
        <w:jc w:val="both"/>
        <w:rPr>
          <w:rFonts w:ascii="Times New Roman" w:hAnsi="Times New Roman" w:cs="Times New Roman"/>
          <w:b/>
          <w:bCs/>
          <w:sz w:val="36"/>
          <w:szCs w:val="36"/>
        </w:rPr>
      </w:pPr>
    </w:p>
    <w:p w14:paraId="71BB77E0" w14:textId="77777777" w:rsidR="00160D8E" w:rsidRDefault="00160D8E" w:rsidP="00E7259B">
      <w:pPr>
        <w:spacing w:line="360" w:lineRule="auto"/>
        <w:jc w:val="both"/>
        <w:rPr>
          <w:rFonts w:ascii="Times New Roman" w:hAnsi="Times New Roman" w:cs="Times New Roman"/>
          <w:b/>
          <w:bCs/>
          <w:sz w:val="36"/>
          <w:szCs w:val="36"/>
        </w:rPr>
      </w:pPr>
    </w:p>
    <w:p w14:paraId="3F48E29A" w14:textId="77777777" w:rsidR="00920ADF" w:rsidRPr="00920ADF" w:rsidRDefault="00920ADF" w:rsidP="00920ADF">
      <w:pPr>
        <w:rPr>
          <w:rFonts w:ascii="Times New Roman" w:hAnsi="Times New Roman" w:cs="Times New Roman"/>
          <w:sz w:val="36"/>
          <w:szCs w:val="36"/>
        </w:rPr>
      </w:pPr>
    </w:p>
    <w:p w14:paraId="38337251" w14:textId="77777777" w:rsidR="00920ADF" w:rsidRPr="00920ADF" w:rsidRDefault="00920ADF" w:rsidP="00920ADF">
      <w:pPr>
        <w:rPr>
          <w:rFonts w:ascii="Times New Roman" w:hAnsi="Times New Roman" w:cs="Times New Roman"/>
          <w:sz w:val="36"/>
          <w:szCs w:val="36"/>
        </w:rPr>
      </w:pPr>
    </w:p>
    <w:p w14:paraId="536120B3" w14:textId="77777777" w:rsidR="00920ADF" w:rsidRPr="00920ADF" w:rsidRDefault="00920ADF" w:rsidP="00920ADF">
      <w:pPr>
        <w:rPr>
          <w:rFonts w:ascii="Times New Roman" w:hAnsi="Times New Roman" w:cs="Times New Roman"/>
          <w:sz w:val="36"/>
          <w:szCs w:val="36"/>
        </w:rPr>
      </w:pPr>
    </w:p>
    <w:p w14:paraId="6AA813CC" w14:textId="77777777" w:rsidR="00920ADF" w:rsidRPr="00920ADF" w:rsidRDefault="00920ADF" w:rsidP="00920ADF">
      <w:pPr>
        <w:rPr>
          <w:rFonts w:ascii="Times New Roman" w:hAnsi="Times New Roman" w:cs="Times New Roman"/>
          <w:sz w:val="36"/>
          <w:szCs w:val="36"/>
        </w:rPr>
      </w:pPr>
    </w:p>
    <w:p w14:paraId="50A32EAC" w14:textId="77777777" w:rsidR="00920ADF" w:rsidRDefault="00920ADF" w:rsidP="00920ADF">
      <w:pPr>
        <w:rPr>
          <w:rFonts w:ascii="Times New Roman" w:hAnsi="Times New Roman" w:cs="Times New Roman"/>
          <w:sz w:val="36"/>
          <w:szCs w:val="36"/>
        </w:rPr>
      </w:pPr>
    </w:p>
    <w:sdt>
      <w:sdtPr>
        <w:rPr>
          <w:rFonts w:asciiTheme="minorHAnsi" w:eastAsiaTheme="minorHAnsi" w:hAnsiTheme="minorHAnsi" w:cstheme="minorBidi"/>
          <w:color w:val="auto"/>
          <w:sz w:val="22"/>
          <w:szCs w:val="22"/>
        </w:rPr>
        <w:id w:val="-647516354"/>
        <w:docPartObj>
          <w:docPartGallery w:val="Table of Contents"/>
          <w:docPartUnique/>
        </w:docPartObj>
      </w:sdtPr>
      <w:sdtEndPr>
        <w:rPr>
          <w:b/>
          <w:bCs/>
        </w:rPr>
      </w:sdtEndPr>
      <w:sdtContent>
        <w:p w14:paraId="69F639DB" w14:textId="5288FF3A" w:rsidR="00AC618E" w:rsidRDefault="00AC618E">
          <w:pPr>
            <w:pStyle w:val="En-ttedetabledesmatires"/>
            <w:rPr>
              <w:rFonts w:ascii="Times New Roman" w:hAnsi="Times New Roman" w:cs="Times New Roman"/>
              <w:b/>
              <w:bCs/>
              <w:color w:val="auto"/>
            </w:rPr>
          </w:pPr>
          <w:r w:rsidRPr="00AC618E">
            <w:rPr>
              <w:rFonts w:ascii="Times New Roman" w:hAnsi="Times New Roman" w:cs="Times New Roman"/>
              <w:b/>
              <w:bCs/>
              <w:color w:val="auto"/>
            </w:rPr>
            <w:t>Table des matières</w:t>
          </w:r>
        </w:p>
        <w:p w14:paraId="54B98B0A" w14:textId="77777777" w:rsidR="00E41085" w:rsidRPr="00E41085" w:rsidRDefault="00E41085" w:rsidP="00E41085"/>
        <w:p w14:paraId="1ABE53F3" w14:textId="5DE95063"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r>
            <w:fldChar w:fldCharType="begin"/>
          </w:r>
          <w:r>
            <w:instrText xml:space="preserve"> TOC \o "1-3" \h \z \u </w:instrText>
          </w:r>
          <w:r>
            <w:fldChar w:fldCharType="separate"/>
          </w:r>
          <w:hyperlink w:anchor="_Toc202973296" w:history="1">
            <w:r w:rsidRPr="00E41085">
              <w:rPr>
                <w:rStyle w:val="Lienhypertexte"/>
                <w:rFonts w:ascii="Times New Roman" w:hAnsi="Times New Roman" w:cs="Times New Roman"/>
                <w:noProof/>
                <w:sz w:val="28"/>
                <w:szCs w:val="28"/>
              </w:rPr>
              <w:t>Dédicace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_Toc202973296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I</w:t>
            </w:r>
            <w:r w:rsidRPr="00E41085">
              <w:rPr>
                <w:rFonts w:ascii="Times New Roman" w:hAnsi="Times New Roman" w:cs="Times New Roman"/>
                <w:noProof/>
                <w:webHidden/>
                <w:sz w:val="28"/>
                <w:szCs w:val="28"/>
              </w:rPr>
              <w:fldChar w:fldCharType="end"/>
            </w:r>
          </w:hyperlink>
        </w:p>
        <w:p w14:paraId="12A740DC" w14:textId="3C20B742"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297" w:history="1">
            <w:r w:rsidRPr="00E41085">
              <w:rPr>
                <w:rStyle w:val="Lienhypertexte"/>
                <w:rFonts w:ascii="Times New Roman" w:hAnsi="Times New Roman" w:cs="Times New Roman"/>
                <w:noProof/>
                <w:sz w:val="28"/>
                <w:szCs w:val="28"/>
              </w:rPr>
              <w:t>Remerciements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_Toc202973297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II</w:t>
            </w:r>
            <w:r w:rsidRPr="00E41085">
              <w:rPr>
                <w:rFonts w:ascii="Times New Roman" w:hAnsi="Times New Roman" w:cs="Times New Roman"/>
                <w:noProof/>
                <w:webHidden/>
                <w:sz w:val="28"/>
                <w:szCs w:val="28"/>
              </w:rPr>
              <w:fldChar w:fldCharType="end"/>
            </w:r>
          </w:hyperlink>
        </w:p>
        <w:p w14:paraId="356FF883" w14:textId="38DFD4BE"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298" w:history="1">
            <w:r w:rsidRPr="00E41085">
              <w:rPr>
                <w:rStyle w:val="Lienhypertexte"/>
                <w:rFonts w:ascii="Times New Roman" w:hAnsi="Times New Roman" w:cs="Times New Roman"/>
                <w:noProof/>
                <w:sz w:val="28"/>
                <w:szCs w:val="28"/>
              </w:rPr>
              <w:t>Résumé</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_Toc202973298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III</w:t>
            </w:r>
            <w:r w:rsidRPr="00E41085">
              <w:rPr>
                <w:rFonts w:ascii="Times New Roman" w:hAnsi="Times New Roman" w:cs="Times New Roman"/>
                <w:noProof/>
                <w:webHidden/>
                <w:sz w:val="28"/>
                <w:szCs w:val="28"/>
              </w:rPr>
              <w:fldChar w:fldCharType="end"/>
            </w:r>
          </w:hyperlink>
        </w:p>
        <w:p w14:paraId="239D8319" w14:textId="30503A6E"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299" w:history="1">
            <w:r w:rsidRPr="00E41085">
              <w:rPr>
                <w:rStyle w:val="Lienhypertexte"/>
                <w:rFonts w:ascii="Times New Roman" w:hAnsi="Times New Roman" w:cs="Times New Roman"/>
                <w:noProof/>
                <w:sz w:val="28"/>
                <w:szCs w:val="28"/>
                <w:lang w:val="en-US"/>
              </w:rPr>
              <w:t>Abstract</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_Toc202973299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IV</w:t>
            </w:r>
            <w:r w:rsidRPr="00E41085">
              <w:rPr>
                <w:rFonts w:ascii="Times New Roman" w:hAnsi="Times New Roman" w:cs="Times New Roman"/>
                <w:noProof/>
                <w:webHidden/>
                <w:sz w:val="28"/>
                <w:szCs w:val="28"/>
              </w:rPr>
              <w:fldChar w:fldCharType="end"/>
            </w:r>
          </w:hyperlink>
        </w:p>
        <w:p w14:paraId="6CBB10D3" w14:textId="3DEDC468"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00" w:history="1">
            <w:r w:rsidRPr="00E41085">
              <w:rPr>
                <w:rStyle w:val="Lienhypertexte"/>
                <w:rFonts w:ascii="Times New Roman" w:hAnsi="Times New Roman" w:cs="Times New Roman"/>
                <w:noProof/>
                <w:sz w:val="28"/>
                <w:szCs w:val="28"/>
              </w:rPr>
              <w:t>Sommaire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_Toc202973300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V</w:t>
            </w:r>
            <w:r w:rsidRPr="00E41085">
              <w:rPr>
                <w:rFonts w:ascii="Times New Roman" w:hAnsi="Times New Roman" w:cs="Times New Roman"/>
                <w:noProof/>
                <w:webHidden/>
                <w:sz w:val="28"/>
                <w:szCs w:val="28"/>
              </w:rPr>
              <w:fldChar w:fldCharType="end"/>
            </w:r>
          </w:hyperlink>
        </w:p>
        <w:p w14:paraId="5F815813" w14:textId="106772AE"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01" w:history="1">
            <w:r w:rsidRPr="00E41085">
              <w:rPr>
                <w:rStyle w:val="Lienhypertexte"/>
                <w:rFonts w:ascii="Times New Roman" w:hAnsi="Times New Roman" w:cs="Times New Roman"/>
                <w:noProof/>
                <w:sz w:val="28"/>
                <w:szCs w:val="28"/>
              </w:rPr>
              <w:t>Liste des tableaux</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_Toc202973301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VI</w:t>
            </w:r>
            <w:r w:rsidRPr="00E41085">
              <w:rPr>
                <w:rFonts w:ascii="Times New Roman" w:hAnsi="Times New Roman" w:cs="Times New Roman"/>
                <w:noProof/>
                <w:webHidden/>
                <w:sz w:val="28"/>
                <w:szCs w:val="28"/>
              </w:rPr>
              <w:fldChar w:fldCharType="end"/>
            </w:r>
          </w:hyperlink>
        </w:p>
        <w:p w14:paraId="001CC0A0" w14:textId="0AAFC2D5"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02" w:history="1">
            <w:r w:rsidRPr="00E41085">
              <w:rPr>
                <w:rStyle w:val="Lienhypertexte"/>
                <w:rFonts w:ascii="Times New Roman" w:hAnsi="Times New Roman" w:cs="Times New Roman"/>
                <w:noProof/>
                <w:sz w:val="28"/>
                <w:szCs w:val="28"/>
              </w:rPr>
              <w:t>Liste des figures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_Toc202973302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VII</w:t>
            </w:r>
            <w:r w:rsidRPr="00E41085">
              <w:rPr>
                <w:rFonts w:ascii="Times New Roman" w:hAnsi="Times New Roman" w:cs="Times New Roman"/>
                <w:noProof/>
                <w:webHidden/>
                <w:sz w:val="28"/>
                <w:szCs w:val="28"/>
              </w:rPr>
              <w:fldChar w:fldCharType="end"/>
            </w:r>
          </w:hyperlink>
        </w:p>
        <w:p w14:paraId="6A1666EE" w14:textId="007D3F4D"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03" w:history="1">
            <w:r w:rsidRPr="00E41085">
              <w:rPr>
                <w:rStyle w:val="Lienhypertexte"/>
                <w:rFonts w:ascii="Times New Roman" w:hAnsi="Times New Roman" w:cs="Times New Roman"/>
                <w:noProof/>
                <w:sz w:val="28"/>
                <w:szCs w:val="28"/>
              </w:rPr>
              <w:t>Liste des abréviations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_Toc202973303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VIII</w:t>
            </w:r>
            <w:r w:rsidRPr="00E41085">
              <w:rPr>
                <w:rFonts w:ascii="Times New Roman" w:hAnsi="Times New Roman" w:cs="Times New Roman"/>
                <w:noProof/>
                <w:webHidden/>
                <w:sz w:val="28"/>
                <w:szCs w:val="28"/>
              </w:rPr>
              <w:fldChar w:fldCharType="end"/>
            </w:r>
          </w:hyperlink>
        </w:p>
        <w:p w14:paraId="7877AA20" w14:textId="65977BAD"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04" w:history="1">
            <w:r w:rsidRPr="00E41085">
              <w:rPr>
                <w:rStyle w:val="Lienhypertexte"/>
                <w:rFonts w:ascii="Times New Roman" w:hAnsi="Times New Roman" w:cs="Times New Roman"/>
                <w:noProof/>
                <w:sz w:val="28"/>
                <w:szCs w:val="28"/>
              </w:rPr>
              <w:t>Introduction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_Toc202973304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w:t>
            </w:r>
            <w:r w:rsidRPr="00E41085">
              <w:rPr>
                <w:rFonts w:ascii="Times New Roman" w:hAnsi="Times New Roman" w:cs="Times New Roman"/>
                <w:noProof/>
                <w:webHidden/>
                <w:sz w:val="28"/>
                <w:szCs w:val="28"/>
              </w:rPr>
              <w:fldChar w:fldCharType="end"/>
            </w:r>
          </w:hyperlink>
        </w:p>
        <w:p w14:paraId="21C68AE8" w14:textId="18F80BC2"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05" w:history="1">
            <w:r w:rsidRPr="00E41085">
              <w:rPr>
                <w:rStyle w:val="Lienhypertexte"/>
                <w:rFonts w:ascii="Times New Roman" w:hAnsi="Times New Roman" w:cs="Times New Roman"/>
                <w:noProof/>
                <w:sz w:val="28"/>
                <w:szCs w:val="28"/>
              </w:rPr>
              <w:t>Chapitre 1 : CONTEXTE GENERALE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_Toc202973305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3</w:t>
            </w:r>
            <w:r w:rsidRPr="00E41085">
              <w:rPr>
                <w:rFonts w:ascii="Times New Roman" w:hAnsi="Times New Roman" w:cs="Times New Roman"/>
                <w:noProof/>
                <w:webHidden/>
                <w:sz w:val="28"/>
                <w:szCs w:val="28"/>
              </w:rPr>
              <w:fldChar w:fldCharType="end"/>
            </w:r>
          </w:hyperlink>
        </w:p>
        <w:p w14:paraId="19E14A98" w14:textId="1E3082A8"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07" w:history="1">
            <w:r w:rsidRPr="00E41085">
              <w:rPr>
                <w:rStyle w:val="Lienhypertexte"/>
                <w:rFonts w:ascii="Times New Roman" w:hAnsi="Times New Roman" w:cs="Times New Roman"/>
                <w:noProof/>
                <w:sz w:val="28"/>
                <w:szCs w:val="28"/>
              </w:rPr>
              <w:t>1.1 Contexte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_Toc202973307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3</w:t>
            </w:r>
            <w:r w:rsidRPr="00E41085">
              <w:rPr>
                <w:rFonts w:ascii="Times New Roman" w:hAnsi="Times New Roman" w:cs="Times New Roman"/>
                <w:noProof/>
                <w:webHidden/>
                <w:sz w:val="28"/>
                <w:szCs w:val="28"/>
              </w:rPr>
              <w:fldChar w:fldCharType="end"/>
            </w:r>
          </w:hyperlink>
        </w:p>
        <w:p w14:paraId="72F768D5" w14:textId="1D0412EE"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08" w:history="1">
            <w:r w:rsidRPr="00E41085">
              <w:rPr>
                <w:rStyle w:val="Lienhypertexte"/>
                <w:rFonts w:ascii="Times New Roman" w:hAnsi="Times New Roman" w:cs="Times New Roman"/>
                <w:noProof/>
                <w:sz w:val="28"/>
                <w:szCs w:val="28"/>
              </w:rPr>
              <w:t>1.1.1 Les écoles doctorales des universités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_Toc202973308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w:t>
            </w:r>
            <w:r w:rsidRPr="00E41085">
              <w:rPr>
                <w:rFonts w:ascii="Times New Roman" w:hAnsi="Times New Roman" w:cs="Times New Roman"/>
                <w:noProof/>
                <w:webHidden/>
                <w:sz w:val="28"/>
                <w:szCs w:val="28"/>
              </w:rPr>
              <w:fldChar w:fldCharType="end"/>
            </w:r>
          </w:hyperlink>
        </w:p>
        <w:p w14:paraId="187D9563" w14:textId="63B8D514" w:rsidR="00AC618E" w:rsidRPr="00E41085" w:rsidRDefault="00AC618E">
          <w:pPr>
            <w:pStyle w:val="TM3"/>
            <w:tabs>
              <w:tab w:val="left" w:pos="1200"/>
              <w:tab w:val="right" w:leader="dot" w:pos="9062"/>
            </w:tabs>
            <w:rPr>
              <w:rFonts w:ascii="Times New Roman" w:eastAsiaTheme="minorEastAsia" w:hAnsi="Times New Roman" w:cs="Times New Roman"/>
              <w:noProof/>
              <w:kern w:val="2"/>
              <w:sz w:val="28"/>
              <w:szCs w:val="28"/>
              <w:lang/>
              <w14:ligatures w14:val="standardContextual"/>
            </w:rPr>
          </w:pPr>
          <w:hyperlink w:anchor="_Toc202973309" w:history="1">
            <w:r w:rsidRPr="00E41085">
              <w:rPr>
                <w:rStyle w:val="Lienhypertexte"/>
                <w:rFonts w:ascii="Times New Roman" w:hAnsi="Times New Roman" w:cs="Times New Roman"/>
                <w:noProof/>
                <w:sz w:val="28"/>
                <w:szCs w:val="28"/>
              </w:rPr>
              <w:t>1.1.2</w:t>
            </w:r>
            <w:r w:rsidRPr="00E41085">
              <w:rPr>
                <w:rFonts w:ascii="Times New Roman" w:eastAsiaTheme="minorEastAsia" w:hAnsi="Times New Roman" w:cs="Times New Roman"/>
                <w:noProof/>
                <w:kern w:val="2"/>
                <w:sz w:val="28"/>
                <w:szCs w:val="28"/>
                <w:lang/>
                <w14:ligatures w14:val="standardContextual"/>
              </w:rPr>
              <w:tab/>
            </w:r>
            <w:r w:rsidRPr="00E41085">
              <w:rPr>
                <w:rStyle w:val="Lienhypertexte"/>
                <w:rFonts w:ascii="Times New Roman" w:hAnsi="Times New Roman" w:cs="Times New Roman"/>
                <w:noProof/>
                <w:sz w:val="28"/>
                <w:szCs w:val="28"/>
              </w:rPr>
              <w:t>Inscription des thèses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_Toc202973309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5</w:t>
            </w:r>
            <w:r w:rsidRPr="00E41085">
              <w:rPr>
                <w:rFonts w:ascii="Times New Roman" w:hAnsi="Times New Roman" w:cs="Times New Roman"/>
                <w:noProof/>
                <w:webHidden/>
                <w:sz w:val="28"/>
                <w:szCs w:val="28"/>
              </w:rPr>
              <w:fldChar w:fldCharType="end"/>
            </w:r>
          </w:hyperlink>
        </w:p>
        <w:p w14:paraId="24D8C0EC" w14:textId="78D5D38B"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10" w:history="1">
            <w:r w:rsidRPr="00E41085">
              <w:rPr>
                <w:rStyle w:val="Lienhypertexte"/>
                <w:rFonts w:ascii="Times New Roman" w:hAnsi="Times New Roman" w:cs="Times New Roman"/>
                <w:noProof/>
                <w:sz w:val="28"/>
                <w:szCs w:val="28"/>
                <w:lang w:eastAsia="fr-FR"/>
              </w:rPr>
              <w:t>1.1.3 Visibilité des travaux de thèses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_Toc202973310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6</w:t>
            </w:r>
            <w:r w:rsidRPr="00E41085">
              <w:rPr>
                <w:rFonts w:ascii="Times New Roman" w:hAnsi="Times New Roman" w:cs="Times New Roman"/>
                <w:noProof/>
                <w:webHidden/>
                <w:sz w:val="28"/>
                <w:szCs w:val="28"/>
              </w:rPr>
              <w:fldChar w:fldCharType="end"/>
            </w:r>
          </w:hyperlink>
        </w:p>
        <w:p w14:paraId="2A6DDBED" w14:textId="24572201"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11" w:history="1">
            <w:r w:rsidRPr="00E41085">
              <w:rPr>
                <w:rStyle w:val="Lienhypertexte"/>
                <w:rFonts w:ascii="Times New Roman" w:hAnsi="Times New Roman" w:cs="Times New Roman"/>
                <w:noProof/>
                <w:sz w:val="28"/>
                <w:szCs w:val="28"/>
              </w:rPr>
              <w:t>1.1.4 Gestion des publications des thèses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_Toc202973311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7</w:t>
            </w:r>
            <w:r w:rsidRPr="00E41085">
              <w:rPr>
                <w:rFonts w:ascii="Times New Roman" w:hAnsi="Times New Roman" w:cs="Times New Roman"/>
                <w:noProof/>
                <w:webHidden/>
                <w:sz w:val="28"/>
                <w:szCs w:val="28"/>
              </w:rPr>
              <w:fldChar w:fldCharType="end"/>
            </w:r>
          </w:hyperlink>
        </w:p>
        <w:p w14:paraId="539AE3CB" w14:textId="117D71B0"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12" w:history="1">
            <w:r w:rsidRPr="00E41085">
              <w:rPr>
                <w:rStyle w:val="Lienhypertexte"/>
                <w:rFonts w:ascii="Times New Roman" w:hAnsi="Times New Roman" w:cs="Times New Roman"/>
                <w:noProof/>
                <w:sz w:val="28"/>
                <w:szCs w:val="28"/>
                <w:lang w:eastAsia="fr-FR"/>
              </w:rPr>
              <w:t>1.2 Problématique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_Toc202973312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7</w:t>
            </w:r>
            <w:r w:rsidRPr="00E41085">
              <w:rPr>
                <w:rFonts w:ascii="Times New Roman" w:hAnsi="Times New Roman" w:cs="Times New Roman"/>
                <w:noProof/>
                <w:webHidden/>
                <w:sz w:val="28"/>
                <w:szCs w:val="28"/>
              </w:rPr>
              <w:fldChar w:fldCharType="end"/>
            </w:r>
          </w:hyperlink>
        </w:p>
        <w:p w14:paraId="7821D4A2" w14:textId="6A8D0561"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13" w:history="1">
            <w:r w:rsidRPr="00E41085">
              <w:rPr>
                <w:rStyle w:val="Lienhypertexte"/>
                <w:rFonts w:ascii="Times New Roman" w:hAnsi="Times New Roman" w:cs="Times New Roman"/>
                <w:noProof/>
                <w:sz w:val="28"/>
                <w:szCs w:val="28"/>
              </w:rPr>
              <w:t>1.3 Objectifs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_Toc202973313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8</w:t>
            </w:r>
            <w:r w:rsidRPr="00E41085">
              <w:rPr>
                <w:rFonts w:ascii="Times New Roman" w:hAnsi="Times New Roman" w:cs="Times New Roman"/>
                <w:noProof/>
                <w:webHidden/>
                <w:sz w:val="28"/>
                <w:szCs w:val="28"/>
              </w:rPr>
              <w:fldChar w:fldCharType="end"/>
            </w:r>
          </w:hyperlink>
        </w:p>
        <w:p w14:paraId="44E74EA7" w14:textId="06B402B5"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14" w:history="1">
            <w:r w:rsidRPr="00E41085">
              <w:rPr>
                <w:rStyle w:val="Lienhypertexte"/>
                <w:rFonts w:ascii="Times New Roman" w:hAnsi="Times New Roman" w:cs="Times New Roman"/>
                <w:noProof/>
                <w:sz w:val="28"/>
                <w:szCs w:val="28"/>
              </w:rPr>
              <w:t>1.4 Conclusion partielle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_Toc202973314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9</w:t>
            </w:r>
            <w:r w:rsidRPr="00E41085">
              <w:rPr>
                <w:rFonts w:ascii="Times New Roman" w:hAnsi="Times New Roman" w:cs="Times New Roman"/>
                <w:noProof/>
                <w:webHidden/>
                <w:sz w:val="28"/>
                <w:szCs w:val="28"/>
              </w:rPr>
              <w:fldChar w:fldCharType="end"/>
            </w:r>
          </w:hyperlink>
        </w:p>
        <w:p w14:paraId="78C1239F" w14:textId="07C60C96"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15" w:history="1">
            <w:r w:rsidRPr="00E41085">
              <w:rPr>
                <w:rStyle w:val="Lienhypertexte"/>
                <w:rFonts w:ascii="Times New Roman" w:hAnsi="Times New Roman" w:cs="Times New Roman"/>
                <w:noProof/>
                <w:sz w:val="28"/>
                <w:szCs w:val="28"/>
              </w:rPr>
              <w:t>Chapitre 2 : ETAT DE L’ART</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_Toc202973315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10</w:t>
            </w:r>
            <w:r w:rsidRPr="00E41085">
              <w:rPr>
                <w:rFonts w:ascii="Times New Roman" w:hAnsi="Times New Roman" w:cs="Times New Roman"/>
                <w:noProof/>
                <w:webHidden/>
                <w:sz w:val="28"/>
                <w:szCs w:val="28"/>
              </w:rPr>
              <w:fldChar w:fldCharType="end"/>
            </w:r>
          </w:hyperlink>
        </w:p>
        <w:p w14:paraId="727416A5" w14:textId="7339B553"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17" w:history="1">
            <w:r w:rsidRPr="00E41085">
              <w:rPr>
                <w:rStyle w:val="Lienhypertexte"/>
                <w:rFonts w:ascii="Times New Roman" w:hAnsi="Times New Roman" w:cs="Times New Roman"/>
                <w:noProof/>
                <w:sz w:val="28"/>
                <w:szCs w:val="28"/>
              </w:rPr>
              <w:t>2.1   Système de type catalogue par université</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_Toc202973317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10</w:t>
            </w:r>
            <w:r w:rsidRPr="00E41085">
              <w:rPr>
                <w:rFonts w:ascii="Times New Roman" w:hAnsi="Times New Roman" w:cs="Times New Roman"/>
                <w:noProof/>
                <w:webHidden/>
                <w:sz w:val="28"/>
                <w:szCs w:val="28"/>
              </w:rPr>
              <w:fldChar w:fldCharType="end"/>
            </w:r>
          </w:hyperlink>
        </w:p>
        <w:p w14:paraId="6A95A8C8" w14:textId="584CDD5A"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18" w:history="1">
            <w:r w:rsidRPr="00E41085">
              <w:rPr>
                <w:rStyle w:val="Lienhypertexte"/>
                <w:rFonts w:ascii="Times New Roman" w:hAnsi="Times New Roman" w:cs="Times New Roman"/>
                <w:noProof/>
                <w:sz w:val="28"/>
                <w:szCs w:val="28"/>
              </w:rPr>
              <w:t>2.1.1 Présentation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_Toc202973318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10</w:t>
            </w:r>
            <w:r w:rsidRPr="00E41085">
              <w:rPr>
                <w:rFonts w:ascii="Times New Roman" w:hAnsi="Times New Roman" w:cs="Times New Roman"/>
                <w:noProof/>
                <w:webHidden/>
                <w:sz w:val="28"/>
                <w:szCs w:val="28"/>
              </w:rPr>
              <w:fldChar w:fldCharType="end"/>
            </w:r>
          </w:hyperlink>
        </w:p>
        <w:p w14:paraId="0A78EFC7" w14:textId="56601541"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19" w:history="1">
            <w:r w:rsidRPr="00E41085">
              <w:rPr>
                <w:rStyle w:val="Lienhypertexte"/>
                <w:rFonts w:ascii="Times New Roman" w:hAnsi="Times New Roman" w:cs="Times New Roman"/>
                <w:noProof/>
                <w:sz w:val="28"/>
                <w:szCs w:val="28"/>
              </w:rPr>
              <w:t>2.1.2 Avantages et limites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_Toc202973319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11</w:t>
            </w:r>
            <w:r w:rsidRPr="00E41085">
              <w:rPr>
                <w:rFonts w:ascii="Times New Roman" w:hAnsi="Times New Roman" w:cs="Times New Roman"/>
                <w:noProof/>
                <w:webHidden/>
                <w:sz w:val="28"/>
                <w:szCs w:val="28"/>
              </w:rPr>
              <w:fldChar w:fldCharType="end"/>
            </w:r>
          </w:hyperlink>
        </w:p>
        <w:p w14:paraId="5C936714" w14:textId="3B354EB7"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20" w:history="1">
            <w:r w:rsidRPr="00E41085">
              <w:rPr>
                <w:rStyle w:val="Lienhypertexte"/>
                <w:rFonts w:ascii="Times New Roman" w:hAnsi="Times New Roman" w:cs="Times New Roman"/>
                <w:noProof/>
                <w:sz w:val="28"/>
                <w:szCs w:val="28"/>
              </w:rPr>
              <w:t>2.2.  Systèmes de type centralisation des thèses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_Toc202973320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12</w:t>
            </w:r>
            <w:r w:rsidRPr="00E41085">
              <w:rPr>
                <w:rFonts w:ascii="Times New Roman" w:hAnsi="Times New Roman" w:cs="Times New Roman"/>
                <w:noProof/>
                <w:webHidden/>
                <w:sz w:val="28"/>
                <w:szCs w:val="28"/>
              </w:rPr>
              <w:fldChar w:fldCharType="end"/>
            </w:r>
          </w:hyperlink>
        </w:p>
        <w:p w14:paraId="1DE6568A" w14:textId="7B83737C"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21" w:history="1">
            <w:r w:rsidRPr="00E41085">
              <w:rPr>
                <w:rStyle w:val="Lienhypertexte"/>
                <w:rFonts w:ascii="Times New Roman" w:hAnsi="Times New Roman" w:cs="Times New Roman"/>
                <w:noProof/>
                <w:sz w:val="28"/>
                <w:szCs w:val="28"/>
              </w:rPr>
              <w:t>2.2.1 Présentation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_Toc202973321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12</w:t>
            </w:r>
            <w:r w:rsidRPr="00E41085">
              <w:rPr>
                <w:rFonts w:ascii="Times New Roman" w:hAnsi="Times New Roman" w:cs="Times New Roman"/>
                <w:noProof/>
                <w:webHidden/>
                <w:sz w:val="28"/>
                <w:szCs w:val="28"/>
              </w:rPr>
              <w:fldChar w:fldCharType="end"/>
            </w:r>
          </w:hyperlink>
        </w:p>
        <w:p w14:paraId="2892B1AB" w14:textId="78AA3657"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22" w:history="1">
            <w:r w:rsidRPr="00E41085">
              <w:rPr>
                <w:rStyle w:val="Lienhypertexte"/>
                <w:rFonts w:ascii="Times New Roman" w:hAnsi="Times New Roman" w:cs="Times New Roman"/>
                <w:noProof/>
                <w:sz w:val="28"/>
                <w:szCs w:val="28"/>
              </w:rPr>
              <w:t>2.2.2 Avantages et limites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_Toc202973322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13</w:t>
            </w:r>
            <w:r w:rsidRPr="00E41085">
              <w:rPr>
                <w:rFonts w:ascii="Times New Roman" w:hAnsi="Times New Roman" w:cs="Times New Roman"/>
                <w:noProof/>
                <w:webHidden/>
                <w:sz w:val="28"/>
                <w:szCs w:val="28"/>
              </w:rPr>
              <w:fldChar w:fldCharType="end"/>
            </w:r>
          </w:hyperlink>
        </w:p>
        <w:p w14:paraId="1EB6B62E" w14:textId="03767692"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23" w:history="1">
            <w:r w:rsidRPr="00E41085">
              <w:rPr>
                <w:rStyle w:val="Lienhypertexte"/>
                <w:rFonts w:ascii="Times New Roman" w:hAnsi="Times New Roman" w:cs="Times New Roman"/>
                <w:noProof/>
                <w:sz w:val="28"/>
                <w:szCs w:val="28"/>
              </w:rPr>
              <w:t>2.3 Système retenu pour le projet</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_Toc202973323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13</w:t>
            </w:r>
            <w:r w:rsidRPr="00E41085">
              <w:rPr>
                <w:rFonts w:ascii="Times New Roman" w:hAnsi="Times New Roman" w:cs="Times New Roman"/>
                <w:noProof/>
                <w:webHidden/>
                <w:sz w:val="28"/>
                <w:szCs w:val="28"/>
              </w:rPr>
              <w:fldChar w:fldCharType="end"/>
            </w:r>
          </w:hyperlink>
        </w:p>
        <w:p w14:paraId="6277BA02" w14:textId="4E283660"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24" w:history="1">
            <w:r w:rsidRPr="00E41085">
              <w:rPr>
                <w:rStyle w:val="Lienhypertexte"/>
                <w:rFonts w:ascii="Times New Roman" w:hAnsi="Times New Roman" w:cs="Times New Roman"/>
                <w:noProof/>
                <w:sz w:val="28"/>
                <w:szCs w:val="28"/>
              </w:rPr>
              <w:t>2.4 Présentation du projet theses.ci</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_Toc202973324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14</w:t>
            </w:r>
            <w:r w:rsidRPr="00E41085">
              <w:rPr>
                <w:rFonts w:ascii="Times New Roman" w:hAnsi="Times New Roman" w:cs="Times New Roman"/>
                <w:noProof/>
                <w:webHidden/>
                <w:sz w:val="28"/>
                <w:szCs w:val="28"/>
              </w:rPr>
              <w:fldChar w:fldCharType="end"/>
            </w:r>
          </w:hyperlink>
        </w:p>
        <w:p w14:paraId="2627BA84" w14:textId="59A70AA6"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25" w:history="1">
            <w:r w:rsidRPr="00E41085">
              <w:rPr>
                <w:rStyle w:val="Lienhypertexte"/>
                <w:rFonts w:ascii="Times New Roman" w:hAnsi="Times New Roman" w:cs="Times New Roman"/>
                <w:noProof/>
                <w:sz w:val="28"/>
                <w:szCs w:val="28"/>
              </w:rPr>
              <w:t>2.4.1 Description du projet</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_Toc202973325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14</w:t>
            </w:r>
            <w:r w:rsidRPr="00E41085">
              <w:rPr>
                <w:rFonts w:ascii="Times New Roman" w:hAnsi="Times New Roman" w:cs="Times New Roman"/>
                <w:noProof/>
                <w:webHidden/>
                <w:sz w:val="28"/>
                <w:szCs w:val="28"/>
              </w:rPr>
              <w:fldChar w:fldCharType="end"/>
            </w:r>
          </w:hyperlink>
        </w:p>
        <w:p w14:paraId="5D2B20FC" w14:textId="3CFA53FA"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26" w:history="1">
            <w:r w:rsidRPr="00E41085">
              <w:rPr>
                <w:rStyle w:val="Lienhypertexte"/>
                <w:rFonts w:ascii="Times New Roman" w:hAnsi="Times New Roman" w:cs="Times New Roman"/>
                <w:noProof/>
                <w:sz w:val="28"/>
                <w:szCs w:val="28"/>
              </w:rPr>
              <w:t>2.4.2 Spécification des besoins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_Toc202973326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15</w:t>
            </w:r>
            <w:r w:rsidRPr="00E41085">
              <w:rPr>
                <w:rFonts w:ascii="Times New Roman" w:hAnsi="Times New Roman" w:cs="Times New Roman"/>
                <w:noProof/>
                <w:webHidden/>
                <w:sz w:val="28"/>
                <w:szCs w:val="28"/>
              </w:rPr>
              <w:fldChar w:fldCharType="end"/>
            </w:r>
          </w:hyperlink>
        </w:p>
        <w:p w14:paraId="5A9D44E1" w14:textId="11365F09"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27" w:history="1">
            <w:r w:rsidRPr="00E41085">
              <w:rPr>
                <w:rStyle w:val="Lienhypertexte"/>
                <w:rFonts w:ascii="Times New Roman" w:hAnsi="Times New Roman" w:cs="Times New Roman"/>
                <w:noProof/>
                <w:sz w:val="28"/>
                <w:szCs w:val="28"/>
              </w:rPr>
              <w:t>2.5 conclusion partielle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_Toc202973327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16</w:t>
            </w:r>
            <w:r w:rsidRPr="00E41085">
              <w:rPr>
                <w:rFonts w:ascii="Times New Roman" w:hAnsi="Times New Roman" w:cs="Times New Roman"/>
                <w:noProof/>
                <w:webHidden/>
                <w:sz w:val="28"/>
                <w:szCs w:val="28"/>
              </w:rPr>
              <w:fldChar w:fldCharType="end"/>
            </w:r>
          </w:hyperlink>
        </w:p>
        <w:p w14:paraId="5E6843B4" w14:textId="0E9D1B87"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28" w:history="1">
            <w:r w:rsidRPr="00E41085">
              <w:rPr>
                <w:rStyle w:val="Lienhypertexte"/>
                <w:rFonts w:ascii="Times New Roman" w:hAnsi="Times New Roman" w:cs="Times New Roman"/>
                <w:noProof/>
                <w:sz w:val="28"/>
                <w:szCs w:val="28"/>
              </w:rPr>
              <w:t>Chapitre 3</w:t>
            </w:r>
            <w:r w:rsidR="00AF2D9D" w:rsidRPr="00E41085">
              <w:rPr>
                <w:rStyle w:val="Lienhypertexte"/>
                <w:rFonts w:ascii="Times New Roman" w:hAnsi="Times New Roman" w:cs="Times New Roman"/>
                <w:noProof/>
                <w:sz w:val="28"/>
                <w:szCs w:val="28"/>
              </w:rPr>
              <w:t> : ANALYSE ET CONCEPTION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_Toc202973328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17</w:t>
            </w:r>
            <w:r w:rsidRPr="00E41085">
              <w:rPr>
                <w:rFonts w:ascii="Times New Roman" w:hAnsi="Times New Roman" w:cs="Times New Roman"/>
                <w:noProof/>
                <w:webHidden/>
                <w:sz w:val="28"/>
                <w:szCs w:val="28"/>
              </w:rPr>
              <w:fldChar w:fldCharType="end"/>
            </w:r>
          </w:hyperlink>
        </w:p>
        <w:p w14:paraId="799D1ACF" w14:textId="741EEFB6"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30" w:history="1">
            <w:r w:rsidRPr="00E41085">
              <w:rPr>
                <w:rStyle w:val="Lienhypertexte"/>
                <w:rFonts w:ascii="Times New Roman" w:hAnsi="Times New Roman" w:cs="Times New Roman"/>
                <w:noProof/>
                <w:sz w:val="28"/>
                <w:szCs w:val="28"/>
              </w:rPr>
              <w:t>3.1 Processus unifié</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_Toc202973330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17</w:t>
            </w:r>
            <w:r w:rsidRPr="00E41085">
              <w:rPr>
                <w:rFonts w:ascii="Times New Roman" w:hAnsi="Times New Roman" w:cs="Times New Roman"/>
                <w:noProof/>
                <w:webHidden/>
                <w:sz w:val="28"/>
                <w:szCs w:val="28"/>
              </w:rPr>
              <w:fldChar w:fldCharType="end"/>
            </w:r>
          </w:hyperlink>
        </w:p>
        <w:p w14:paraId="1B1A626D" w14:textId="44688CBB"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31" w:history="1">
            <w:r w:rsidRPr="00E41085">
              <w:rPr>
                <w:rStyle w:val="Lienhypertexte"/>
                <w:rFonts w:ascii="Times New Roman" w:hAnsi="Times New Roman" w:cs="Times New Roman"/>
                <w:noProof/>
                <w:sz w:val="28"/>
                <w:szCs w:val="28"/>
              </w:rPr>
              <w:t>3.1.1 Définition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_Toc202973331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17</w:t>
            </w:r>
            <w:r w:rsidRPr="00E41085">
              <w:rPr>
                <w:rFonts w:ascii="Times New Roman" w:hAnsi="Times New Roman" w:cs="Times New Roman"/>
                <w:noProof/>
                <w:webHidden/>
                <w:sz w:val="28"/>
                <w:szCs w:val="28"/>
              </w:rPr>
              <w:fldChar w:fldCharType="end"/>
            </w:r>
          </w:hyperlink>
        </w:p>
        <w:p w14:paraId="5E3EA060" w14:textId="6130E7E3"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32" w:history="1">
            <w:r w:rsidRPr="00E41085">
              <w:rPr>
                <w:rStyle w:val="Lienhypertexte"/>
                <w:rFonts w:ascii="Times New Roman" w:hAnsi="Times New Roman" w:cs="Times New Roman"/>
                <w:noProof/>
                <w:sz w:val="28"/>
                <w:szCs w:val="28"/>
              </w:rPr>
              <w:t>3.1.2 Outil de modélisation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_Toc202973332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18</w:t>
            </w:r>
            <w:r w:rsidRPr="00E41085">
              <w:rPr>
                <w:rFonts w:ascii="Times New Roman" w:hAnsi="Times New Roman" w:cs="Times New Roman"/>
                <w:noProof/>
                <w:webHidden/>
                <w:sz w:val="28"/>
                <w:szCs w:val="28"/>
              </w:rPr>
              <w:fldChar w:fldCharType="end"/>
            </w:r>
          </w:hyperlink>
        </w:p>
        <w:p w14:paraId="239B663B" w14:textId="36C95B8E"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33" w:history="1">
            <w:r w:rsidRPr="00E41085">
              <w:rPr>
                <w:rStyle w:val="Lienhypertexte"/>
                <w:rFonts w:ascii="Times New Roman" w:hAnsi="Times New Roman" w:cs="Times New Roman"/>
                <w:noProof/>
                <w:sz w:val="28"/>
                <w:szCs w:val="28"/>
              </w:rPr>
              <w:t>3.2 Modélisation du système d’information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_Toc202973333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19</w:t>
            </w:r>
            <w:r w:rsidRPr="00E41085">
              <w:rPr>
                <w:rFonts w:ascii="Times New Roman" w:hAnsi="Times New Roman" w:cs="Times New Roman"/>
                <w:noProof/>
                <w:webHidden/>
                <w:sz w:val="28"/>
                <w:szCs w:val="28"/>
              </w:rPr>
              <w:fldChar w:fldCharType="end"/>
            </w:r>
          </w:hyperlink>
        </w:p>
        <w:p w14:paraId="1BADB9BB" w14:textId="18155E41"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34" w:history="1">
            <w:r w:rsidRPr="00E41085">
              <w:rPr>
                <w:rStyle w:val="Lienhypertexte"/>
                <w:rFonts w:ascii="Times New Roman" w:hAnsi="Times New Roman" w:cs="Times New Roman"/>
                <w:noProof/>
                <w:sz w:val="28"/>
                <w:szCs w:val="28"/>
              </w:rPr>
              <w:t>3.2.1 Diagramme de cas d’utilisation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_Toc202973334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20</w:t>
            </w:r>
            <w:r w:rsidRPr="00E41085">
              <w:rPr>
                <w:rFonts w:ascii="Times New Roman" w:hAnsi="Times New Roman" w:cs="Times New Roman"/>
                <w:noProof/>
                <w:webHidden/>
                <w:sz w:val="28"/>
                <w:szCs w:val="28"/>
              </w:rPr>
              <w:fldChar w:fldCharType="end"/>
            </w:r>
          </w:hyperlink>
        </w:p>
        <w:p w14:paraId="72BAFBAB" w14:textId="1CB36AC8"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35" w:history="1">
            <w:r w:rsidRPr="00E41085">
              <w:rPr>
                <w:rStyle w:val="Lienhypertexte"/>
                <w:rFonts w:ascii="Times New Roman" w:hAnsi="Times New Roman" w:cs="Times New Roman"/>
                <w:noProof/>
                <w:sz w:val="28"/>
                <w:szCs w:val="28"/>
              </w:rPr>
              <w:t>3.2.2 Diagramme de classe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_Toc202973335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24</w:t>
            </w:r>
            <w:r w:rsidRPr="00E41085">
              <w:rPr>
                <w:rFonts w:ascii="Times New Roman" w:hAnsi="Times New Roman" w:cs="Times New Roman"/>
                <w:noProof/>
                <w:webHidden/>
                <w:sz w:val="28"/>
                <w:szCs w:val="28"/>
              </w:rPr>
              <w:fldChar w:fldCharType="end"/>
            </w:r>
          </w:hyperlink>
        </w:p>
        <w:p w14:paraId="0A55CCEE" w14:textId="669EB8F7"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36" w:history="1">
            <w:r w:rsidRPr="00E41085">
              <w:rPr>
                <w:rStyle w:val="Lienhypertexte"/>
                <w:rFonts w:ascii="Times New Roman" w:hAnsi="Times New Roman" w:cs="Times New Roman"/>
                <w:noProof/>
                <w:sz w:val="28"/>
                <w:szCs w:val="28"/>
              </w:rPr>
              <w:t>Chapitre 4</w:t>
            </w:r>
            <w:r w:rsidR="00AF2D9D" w:rsidRPr="00E41085">
              <w:rPr>
                <w:rStyle w:val="Lienhypertexte"/>
                <w:rFonts w:ascii="Times New Roman" w:hAnsi="Times New Roman" w:cs="Times New Roman"/>
                <w:noProof/>
                <w:sz w:val="28"/>
                <w:szCs w:val="28"/>
              </w:rPr>
              <w:t xml:space="preserve"> : IMPLEMENTATIONS ET RESULTATS </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_Toc202973336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37</w:t>
            </w:r>
            <w:r w:rsidRPr="00E41085">
              <w:rPr>
                <w:rFonts w:ascii="Times New Roman" w:hAnsi="Times New Roman" w:cs="Times New Roman"/>
                <w:noProof/>
                <w:webHidden/>
                <w:sz w:val="28"/>
                <w:szCs w:val="28"/>
              </w:rPr>
              <w:fldChar w:fldCharType="end"/>
            </w:r>
          </w:hyperlink>
        </w:p>
        <w:p w14:paraId="52673F69" w14:textId="6EA94F7F"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38" w:history="1">
            <w:r w:rsidRPr="00E41085">
              <w:rPr>
                <w:rStyle w:val="Lienhypertexte"/>
                <w:rFonts w:ascii="Times New Roman" w:hAnsi="Times New Roman" w:cs="Times New Roman"/>
                <w:noProof/>
                <w:sz w:val="28"/>
                <w:szCs w:val="28"/>
              </w:rPr>
              <w:t>4.1 Technologies utilisées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_Toc202973338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37</w:t>
            </w:r>
            <w:r w:rsidRPr="00E41085">
              <w:rPr>
                <w:rFonts w:ascii="Times New Roman" w:hAnsi="Times New Roman" w:cs="Times New Roman"/>
                <w:noProof/>
                <w:webHidden/>
                <w:sz w:val="28"/>
                <w:szCs w:val="28"/>
              </w:rPr>
              <w:fldChar w:fldCharType="end"/>
            </w:r>
          </w:hyperlink>
        </w:p>
        <w:p w14:paraId="5DF8839F" w14:textId="09B0500C"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39" w:history="1">
            <w:r w:rsidRPr="00E41085">
              <w:rPr>
                <w:rStyle w:val="Lienhypertexte"/>
                <w:rFonts w:ascii="Times New Roman" w:hAnsi="Times New Roman" w:cs="Times New Roman"/>
                <w:noProof/>
                <w:sz w:val="28"/>
                <w:szCs w:val="28"/>
              </w:rPr>
              <w:t>4.1.1 POSTGRESQL</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_Toc202973339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37</w:t>
            </w:r>
            <w:r w:rsidRPr="00E41085">
              <w:rPr>
                <w:rFonts w:ascii="Times New Roman" w:hAnsi="Times New Roman" w:cs="Times New Roman"/>
                <w:noProof/>
                <w:webHidden/>
                <w:sz w:val="28"/>
                <w:szCs w:val="28"/>
              </w:rPr>
              <w:fldChar w:fldCharType="end"/>
            </w:r>
          </w:hyperlink>
        </w:p>
        <w:p w14:paraId="21DE5ADB" w14:textId="0C345D24"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40" w:history="1">
            <w:r w:rsidRPr="00E41085">
              <w:rPr>
                <w:rStyle w:val="Lienhypertexte"/>
                <w:rFonts w:ascii="Times New Roman" w:hAnsi="Times New Roman" w:cs="Times New Roman"/>
                <w:noProof/>
                <w:sz w:val="28"/>
                <w:szCs w:val="28"/>
              </w:rPr>
              <w:t>4.1.2 Framework Django (python)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_Toc202973340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38</w:t>
            </w:r>
            <w:r w:rsidRPr="00E41085">
              <w:rPr>
                <w:rFonts w:ascii="Times New Roman" w:hAnsi="Times New Roman" w:cs="Times New Roman"/>
                <w:noProof/>
                <w:webHidden/>
                <w:sz w:val="28"/>
                <w:szCs w:val="28"/>
              </w:rPr>
              <w:fldChar w:fldCharType="end"/>
            </w:r>
          </w:hyperlink>
        </w:p>
        <w:p w14:paraId="6A505335" w14:textId="4457F03C"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41" w:history="1">
            <w:r w:rsidRPr="00E41085">
              <w:rPr>
                <w:rStyle w:val="Lienhypertexte"/>
                <w:rFonts w:ascii="Times New Roman" w:hAnsi="Times New Roman" w:cs="Times New Roman"/>
                <w:noProof/>
                <w:sz w:val="28"/>
                <w:szCs w:val="28"/>
              </w:rPr>
              <w:t>4.2 Résultats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_Toc202973341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39</w:t>
            </w:r>
            <w:r w:rsidRPr="00E41085">
              <w:rPr>
                <w:rFonts w:ascii="Times New Roman" w:hAnsi="Times New Roman" w:cs="Times New Roman"/>
                <w:noProof/>
                <w:webHidden/>
                <w:sz w:val="28"/>
                <w:szCs w:val="28"/>
              </w:rPr>
              <w:fldChar w:fldCharType="end"/>
            </w:r>
          </w:hyperlink>
        </w:p>
        <w:p w14:paraId="2694F551" w14:textId="578FAEFC"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42" w:history="1">
            <w:r w:rsidRPr="00E41085">
              <w:rPr>
                <w:rStyle w:val="Lienhypertexte"/>
                <w:rFonts w:ascii="Times New Roman" w:hAnsi="Times New Roman" w:cs="Times New Roman"/>
                <w:noProof/>
                <w:sz w:val="28"/>
                <w:szCs w:val="28"/>
              </w:rPr>
              <w:t>4.2.1 Page d’accueil de la plateforme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_Toc202973342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39</w:t>
            </w:r>
            <w:r w:rsidRPr="00E41085">
              <w:rPr>
                <w:rFonts w:ascii="Times New Roman" w:hAnsi="Times New Roman" w:cs="Times New Roman"/>
                <w:noProof/>
                <w:webHidden/>
                <w:sz w:val="28"/>
                <w:szCs w:val="28"/>
              </w:rPr>
              <w:fldChar w:fldCharType="end"/>
            </w:r>
          </w:hyperlink>
        </w:p>
        <w:p w14:paraId="3B93EED5" w14:textId="28CCA3B4"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43" w:history="1">
            <w:r w:rsidRPr="00E41085">
              <w:rPr>
                <w:rStyle w:val="Lienhypertexte"/>
                <w:rFonts w:ascii="Times New Roman" w:hAnsi="Times New Roman" w:cs="Times New Roman"/>
                <w:noProof/>
                <w:sz w:val="28"/>
                <w:szCs w:val="28"/>
              </w:rPr>
              <w:t>4.2.2 Page de Résultats de Recherche des Thèses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_Toc202973343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40</w:t>
            </w:r>
            <w:r w:rsidRPr="00E41085">
              <w:rPr>
                <w:rFonts w:ascii="Times New Roman" w:hAnsi="Times New Roman" w:cs="Times New Roman"/>
                <w:noProof/>
                <w:webHidden/>
                <w:sz w:val="28"/>
                <w:szCs w:val="28"/>
              </w:rPr>
              <w:fldChar w:fldCharType="end"/>
            </w:r>
          </w:hyperlink>
        </w:p>
        <w:p w14:paraId="353E2304" w14:textId="17FFB7DB"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44" w:history="1">
            <w:r w:rsidRPr="00E41085">
              <w:rPr>
                <w:rStyle w:val="Lienhypertexte"/>
                <w:rFonts w:ascii="Times New Roman" w:hAnsi="Times New Roman" w:cs="Times New Roman"/>
                <w:noProof/>
                <w:sz w:val="28"/>
                <w:szCs w:val="28"/>
              </w:rPr>
              <w:t>4.2.3 Page de Résultats de Recherche des Personnes</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_Toc202973344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41</w:t>
            </w:r>
            <w:r w:rsidRPr="00E41085">
              <w:rPr>
                <w:rFonts w:ascii="Times New Roman" w:hAnsi="Times New Roman" w:cs="Times New Roman"/>
                <w:noProof/>
                <w:webHidden/>
                <w:sz w:val="28"/>
                <w:szCs w:val="28"/>
              </w:rPr>
              <w:fldChar w:fldCharType="end"/>
            </w:r>
          </w:hyperlink>
        </w:p>
        <w:p w14:paraId="2BD22ECA" w14:textId="681D2098"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45" w:history="1">
            <w:r w:rsidRPr="00E41085">
              <w:rPr>
                <w:rStyle w:val="Lienhypertexte"/>
                <w:rFonts w:ascii="Times New Roman" w:hAnsi="Times New Roman" w:cs="Times New Roman"/>
                <w:noProof/>
                <w:sz w:val="28"/>
                <w:szCs w:val="28"/>
              </w:rPr>
              <w:t>4.2.4 Page de Détail d'une Thèse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_Toc202973345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42</w:t>
            </w:r>
            <w:r w:rsidRPr="00E41085">
              <w:rPr>
                <w:rFonts w:ascii="Times New Roman" w:hAnsi="Times New Roman" w:cs="Times New Roman"/>
                <w:noProof/>
                <w:webHidden/>
                <w:sz w:val="28"/>
                <w:szCs w:val="28"/>
              </w:rPr>
              <w:fldChar w:fldCharType="end"/>
            </w:r>
          </w:hyperlink>
        </w:p>
        <w:p w14:paraId="3959C929" w14:textId="62A953FF"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46" w:history="1">
            <w:r w:rsidRPr="00E41085">
              <w:rPr>
                <w:rStyle w:val="Lienhypertexte"/>
                <w:rFonts w:ascii="Times New Roman" w:hAnsi="Times New Roman" w:cs="Times New Roman"/>
                <w:noProof/>
                <w:sz w:val="28"/>
                <w:szCs w:val="28"/>
              </w:rPr>
              <w:t>4.2.5 Page de Détail d'une Personne (Auteur, Directeur, Membre du Jury)</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_Toc202973346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43</w:t>
            </w:r>
            <w:r w:rsidRPr="00E41085">
              <w:rPr>
                <w:rFonts w:ascii="Times New Roman" w:hAnsi="Times New Roman" w:cs="Times New Roman"/>
                <w:noProof/>
                <w:webHidden/>
                <w:sz w:val="28"/>
                <w:szCs w:val="28"/>
              </w:rPr>
              <w:fldChar w:fldCharType="end"/>
            </w:r>
          </w:hyperlink>
        </w:p>
        <w:p w14:paraId="4486F233" w14:textId="78EE81D9"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47" w:history="1">
            <w:r w:rsidRPr="00E41085">
              <w:rPr>
                <w:rStyle w:val="Lienhypertexte"/>
                <w:rFonts w:ascii="Times New Roman" w:hAnsi="Times New Roman" w:cs="Times New Roman"/>
                <w:noProof/>
                <w:sz w:val="28"/>
                <w:szCs w:val="28"/>
              </w:rPr>
              <w:t>4.2.6 Page de Connexion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_Toc202973347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44</w:t>
            </w:r>
            <w:r w:rsidRPr="00E41085">
              <w:rPr>
                <w:rFonts w:ascii="Times New Roman" w:hAnsi="Times New Roman" w:cs="Times New Roman"/>
                <w:noProof/>
                <w:webHidden/>
                <w:sz w:val="28"/>
                <w:szCs w:val="28"/>
              </w:rPr>
              <w:fldChar w:fldCharType="end"/>
            </w:r>
          </w:hyperlink>
        </w:p>
        <w:p w14:paraId="0806733C" w14:textId="0459FF12"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48" w:history="1">
            <w:r w:rsidRPr="00E41085">
              <w:rPr>
                <w:rStyle w:val="Lienhypertexte"/>
                <w:rFonts w:ascii="Times New Roman" w:hAnsi="Times New Roman" w:cs="Times New Roman"/>
                <w:noProof/>
                <w:sz w:val="28"/>
                <w:szCs w:val="28"/>
              </w:rPr>
              <w:t>4.2.7 Interface du Responsable de l’Université</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_Toc202973348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45</w:t>
            </w:r>
            <w:r w:rsidRPr="00E41085">
              <w:rPr>
                <w:rFonts w:ascii="Times New Roman" w:hAnsi="Times New Roman" w:cs="Times New Roman"/>
                <w:noProof/>
                <w:webHidden/>
                <w:sz w:val="28"/>
                <w:szCs w:val="28"/>
              </w:rPr>
              <w:fldChar w:fldCharType="end"/>
            </w:r>
          </w:hyperlink>
        </w:p>
        <w:p w14:paraId="7A7F7D11" w14:textId="5708E0DD"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49" w:history="1">
            <w:r w:rsidRPr="00E41085">
              <w:rPr>
                <w:rStyle w:val="Lienhypertexte"/>
                <w:rFonts w:ascii="Times New Roman" w:hAnsi="Times New Roman" w:cs="Times New Roman"/>
                <w:noProof/>
                <w:sz w:val="28"/>
                <w:szCs w:val="28"/>
              </w:rPr>
              <w:t>4.2.8 Interface Auteur</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_Toc202973349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46</w:t>
            </w:r>
            <w:r w:rsidRPr="00E41085">
              <w:rPr>
                <w:rFonts w:ascii="Times New Roman" w:hAnsi="Times New Roman" w:cs="Times New Roman"/>
                <w:noProof/>
                <w:webHidden/>
                <w:sz w:val="28"/>
                <w:szCs w:val="28"/>
              </w:rPr>
              <w:fldChar w:fldCharType="end"/>
            </w:r>
          </w:hyperlink>
        </w:p>
        <w:p w14:paraId="07EDDED4" w14:textId="52B8809B"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50" w:history="1">
            <w:r w:rsidRPr="00E41085">
              <w:rPr>
                <w:rStyle w:val="Lienhypertexte"/>
                <w:rFonts w:ascii="Times New Roman" w:hAnsi="Times New Roman" w:cs="Times New Roman"/>
                <w:noProof/>
                <w:sz w:val="28"/>
                <w:szCs w:val="28"/>
              </w:rPr>
              <w:t>4.2.9 Interface Directeur</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_Toc202973350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47</w:t>
            </w:r>
            <w:r w:rsidRPr="00E41085">
              <w:rPr>
                <w:rFonts w:ascii="Times New Roman" w:hAnsi="Times New Roman" w:cs="Times New Roman"/>
                <w:noProof/>
                <w:webHidden/>
                <w:sz w:val="28"/>
                <w:szCs w:val="28"/>
              </w:rPr>
              <w:fldChar w:fldCharType="end"/>
            </w:r>
          </w:hyperlink>
        </w:p>
        <w:p w14:paraId="4B8A22FD" w14:textId="7A5D14AA" w:rsidR="00AC618E" w:rsidRPr="00E41085" w:rsidRDefault="00AC618E">
          <w:pPr>
            <w:pStyle w:val="TM3"/>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51" w:history="1">
            <w:r w:rsidRPr="00E41085">
              <w:rPr>
                <w:rStyle w:val="Lienhypertexte"/>
                <w:rFonts w:ascii="Times New Roman" w:hAnsi="Times New Roman" w:cs="Times New Roman"/>
                <w:noProof/>
                <w:sz w:val="28"/>
                <w:szCs w:val="28"/>
              </w:rPr>
              <w:t>4.2.10 Les pages de création de la thèse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_Toc202973351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48</w:t>
            </w:r>
            <w:r w:rsidRPr="00E41085">
              <w:rPr>
                <w:rFonts w:ascii="Times New Roman" w:hAnsi="Times New Roman" w:cs="Times New Roman"/>
                <w:noProof/>
                <w:webHidden/>
                <w:sz w:val="28"/>
                <w:szCs w:val="28"/>
              </w:rPr>
              <w:fldChar w:fldCharType="end"/>
            </w:r>
          </w:hyperlink>
        </w:p>
        <w:p w14:paraId="0D6D11B0" w14:textId="64A9DBBC" w:rsidR="00AC618E" w:rsidRPr="00E41085" w:rsidRDefault="00AC618E">
          <w:pPr>
            <w:pStyle w:val="TM2"/>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52" w:history="1">
            <w:r w:rsidRPr="00E41085">
              <w:rPr>
                <w:rStyle w:val="Lienhypertexte"/>
                <w:rFonts w:ascii="Times New Roman" w:hAnsi="Times New Roman" w:cs="Times New Roman"/>
                <w:noProof/>
                <w:sz w:val="28"/>
                <w:szCs w:val="28"/>
              </w:rPr>
              <w:t>4.3 Conclusion partielle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_Toc202973352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49</w:t>
            </w:r>
            <w:r w:rsidRPr="00E41085">
              <w:rPr>
                <w:rFonts w:ascii="Times New Roman" w:hAnsi="Times New Roman" w:cs="Times New Roman"/>
                <w:noProof/>
                <w:webHidden/>
                <w:sz w:val="28"/>
                <w:szCs w:val="28"/>
              </w:rPr>
              <w:fldChar w:fldCharType="end"/>
            </w:r>
          </w:hyperlink>
        </w:p>
        <w:p w14:paraId="2C4C553F" w14:textId="65EEC59E" w:rsidR="00AC618E" w:rsidRPr="00E41085" w:rsidRDefault="00AC618E">
          <w:pPr>
            <w:pStyle w:val="TM1"/>
            <w:tabs>
              <w:tab w:val="right" w:leader="dot" w:pos="9062"/>
            </w:tabs>
            <w:rPr>
              <w:rFonts w:ascii="Times New Roman" w:eastAsiaTheme="minorEastAsia" w:hAnsi="Times New Roman" w:cs="Times New Roman"/>
              <w:noProof/>
              <w:kern w:val="2"/>
              <w:sz w:val="28"/>
              <w:szCs w:val="28"/>
              <w:lang/>
              <w14:ligatures w14:val="standardContextual"/>
            </w:rPr>
          </w:pPr>
          <w:hyperlink w:anchor="_Toc202973353" w:history="1">
            <w:r w:rsidRPr="00E41085">
              <w:rPr>
                <w:rStyle w:val="Lienhypertexte"/>
                <w:rFonts w:ascii="Times New Roman" w:hAnsi="Times New Roman" w:cs="Times New Roman"/>
                <w:noProof/>
                <w:sz w:val="28"/>
                <w:szCs w:val="28"/>
              </w:rPr>
              <w:t>Conclusion</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_Toc202973353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50</w:t>
            </w:r>
            <w:r w:rsidRPr="00E41085">
              <w:rPr>
                <w:rFonts w:ascii="Times New Roman" w:hAnsi="Times New Roman" w:cs="Times New Roman"/>
                <w:noProof/>
                <w:webHidden/>
                <w:sz w:val="28"/>
                <w:szCs w:val="28"/>
              </w:rPr>
              <w:fldChar w:fldCharType="end"/>
            </w:r>
          </w:hyperlink>
        </w:p>
        <w:p w14:paraId="076F103B" w14:textId="2F87FFBD" w:rsidR="00AC618E" w:rsidRDefault="00AC618E">
          <w:pPr>
            <w:pStyle w:val="TM1"/>
            <w:tabs>
              <w:tab w:val="right" w:leader="dot" w:pos="9062"/>
            </w:tabs>
            <w:rPr>
              <w:rFonts w:eastAsiaTheme="minorEastAsia"/>
              <w:noProof/>
              <w:kern w:val="2"/>
              <w:sz w:val="24"/>
              <w:szCs w:val="24"/>
              <w:lang/>
              <w14:ligatures w14:val="standardContextual"/>
            </w:rPr>
          </w:pPr>
          <w:hyperlink w:anchor="_Toc202973354" w:history="1">
            <w:r w:rsidRPr="00E41085">
              <w:rPr>
                <w:rStyle w:val="Lienhypertexte"/>
                <w:rFonts w:ascii="Times New Roman" w:hAnsi="Times New Roman" w:cs="Times New Roman"/>
                <w:noProof/>
                <w:sz w:val="28"/>
                <w:szCs w:val="28"/>
              </w:rPr>
              <w:t>Webographie</w:t>
            </w:r>
            <w:r w:rsidRPr="00E41085">
              <w:rPr>
                <w:rFonts w:ascii="Times New Roman" w:hAnsi="Times New Roman" w:cs="Times New Roman"/>
                <w:noProof/>
                <w:webHidden/>
                <w:sz w:val="28"/>
                <w:szCs w:val="28"/>
              </w:rPr>
              <w:tab/>
            </w:r>
            <w:r w:rsidRPr="00E41085">
              <w:rPr>
                <w:rFonts w:ascii="Times New Roman" w:hAnsi="Times New Roman" w:cs="Times New Roman"/>
                <w:noProof/>
                <w:webHidden/>
                <w:sz w:val="28"/>
                <w:szCs w:val="28"/>
              </w:rPr>
              <w:fldChar w:fldCharType="begin"/>
            </w:r>
            <w:r w:rsidRPr="00E41085">
              <w:rPr>
                <w:rFonts w:ascii="Times New Roman" w:hAnsi="Times New Roman" w:cs="Times New Roman"/>
                <w:noProof/>
                <w:webHidden/>
                <w:sz w:val="28"/>
                <w:szCs w:val="28"/>
              </w:rPr>
              <w:instrText xml:space="preserve"> PAGEREF _Toc202973354 \h </w:instrText>
            </w:r>
            <w:r w:rsidRPr="00E41085">
              <w:rPr>
                <w:rFonts w:ascii="Times New Roman" w:hAnsi="Times New Roman" w:cs="Times New Roman"/>
                <w:noProof/>
                <w:webHidden/>
                <w:sz w:val="28"/>
                <w:szCs w:val="28"/>
              </w:rPr>
            </w:r>
            <w:r w:rsidRPr="00E41085">
              <w:rPr>
                <w:rFonts w:ascii="Times New Roman" w:hAnsi="Times New Roman" w:cs="Times New Roman"/>
                <w:noProof/>
                <w:webHidden/>
                <w:sz w:val="28"/>
                <w:szCs w:val="28"/>
              </w:rPr>
              <w:fldChar w:fldCharType="separate"/>
            </w:r>
            <w:r w:rsidR="002C7D35">
              <w:rPr>
                <w:rFonts w:ascii="Times New Roman" w:hAnsi="Times New Roman" w:cs="Times New Roman"/>
                <w:noProof/>
                <w:webHidden/>
                <w:sz w:val="28"/>
                <w:szCs w:val="28"/>
              </w:rPr>
              <w:t>51</w:t>
            </w:r>
            <w:r w:rsidRPr="00E41085">
              <w:rPr>
                <w:rFonts w:ascii="Times New Roman" w:hAnsi="Times New Roman" w:cs="Times New Roman"/>
                <w:noProof/>
                <w:webHidden/>
                <w:sz w:val="28"/>
                <w:szCs w:val="28"/>
              </w:rPr>
              <w:fldChar w:fldCharType="end"/>
            </w:r>
          </w:hyperlink>
        </w:p>
        <w:p w14:paraId="50A88C4C" w14:textId="03412CDF" w:rsidR="00920ADF" w:rsidRPr="005F2F40" w:rsidRDefault="00AC618E" w:rsidP="00920ADF">
          <w:r>
            <w:rPr>
              <w:b/>
              <w:bCs/>
            </w:rPr>
            <w:fldChar w:fldCharType="end"/>
          </w:r>
        </w:p>
      </w:sdtContent>
    </w:sdt>
    <w:sectPr w:rsidR="00920ADF" w:rsidRPr="005F2F40">
      <w:footerReference w:type="default" r:id="rId45"/>
      <w:footerReference w:type="first" r:id="rId4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B8E74" w14:textId="77777777" w:rsidR="008745C7" w:rsidRPr="001A094C" w:rsidRDefault="008745C7">
      <w:pPr>
        <w:spacing w:after="0" w:line="240" w:lineRule="auto"/>
      </w:pPr>
      <w:r w:rsidRPr="001A094C">
        <w:separator/>
      </w:r>
    </w:p>
  </w:endnote>
  <w:endnote w:type="continuationSeparator" w:id="0">
    <w:p w14:paraId="453DA55E" w14:textId="77777777" w:rsidR="008745C7" w:rsidRPr="001A094C" w:rsidRDefault="008745C7">
      <w:pPr>
        <w:spacing w:after="0" w:line="240" w:lineRule="auto"/>
      </w:pPr>
      <w:r w:rsidRPr="001A09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font875">
    <w:altName w:val="Times New Roman"/>
    <w:charset w:val="01"/>
    <w:family w:val="auto"/>
    <w:pitch w:val="variable"/>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5B63" w14:textId="77777777" w:rsidR="00A17E87" w:rsidRDefault="00A17E8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89DA" w14:textId="77777777" w:rsidR="00A17E87" w:rsidRDefault="00A17E8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4E1B" w14:textId="77777777" w:rsidR="00A17E87" w:rsidRDefault="00A17E8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814167"/>
      <w:docPartObj>
        <w:docPartGallery w:val="Page Numbers (Bottom of Page)"/>
        <w:docPartUnique/>
      </w:docPartObj>
    </w:sdtPr>
    <w:sdtContent>
      <w:p w14:paraId="558843A9" w14:textId="418BEFD0" w:rsidR="00044C1E" w:rsidRDefault="00044C1E">
        <w:pPr>
          <w:pStyle w:val="Pieddepage"/>
          <w:jc w:val="center"/>
        </w:pPr>
        <w:r>
          <w:rPr>
            <w:noProof/>
            <w:lang w:eastAsia="fr-FR"/>
          </w:rPr>
          <mc:AlternateContent>
            <mc:Choice Requires="wps">
              <w:drawing>
                <wp:inline distT="0" distB="0" distL="0" distR="0" wp14:anchorId="17E9C098" wp14:editId="3994308E">
                  <wp:extent cx="5467350" cy="45085"/>
                  <wp:effectExtent l="9525" t="9525" r="0" b="2540"/>
                  <wp:docPr id="871181103" name="Organigramme : Décision 1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626D672" id="_x0000_t110" coordsize="21600,21600" o:spt="110" path="m10800,l,10800,10800,21600,21600,10800xe">
                  <v:stroke joinstyle="miter"/>
                  <v:path gradientshapeok="t" o:connecttype="rect" textboxrect="5400,5400,16200,16200"/>
                </v:shapetype>
                <v:shape id="Organigramme : Décision 15"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" fillcolor="black" stroked="f">
                  <v:fill r:id="rId1" o:title="" type="pattern"/>
                  <w10:anchorlock/>
                </v:shape>
              </w:pict>
            </mc:Fallback>
          </mc:AlternateContent>
        </w:r>
      </w:p>
      <w:p w14:paraId="679895EA" w14:textId="5ED71766" w:rsidR="00044C1E" w:rsidRDefault="00044C1E">
        <w:pPr>
          <w:pStyle w:val="Pieddepage"/>
          <w:jc w:val="center"/>
        </w:pPr>
        <w:r>
          <w:fldChar w:fldCharType="begin"/>
        </w:r>
        <w:r>
          <w:instrText>PAGE    \* MERGEFORMAT</w:instrText>
        </w:r>
        <w:r>
          <w:fldChar w:fldCharType="separate"/>
        </w:r>
        <w:r w:rsidR="00C86DF7">
          <w:rPr>
            <w:noProof/>
          </w:rPr>
          <w:t>V</w:t>
        </w:r>
        <w:r>
          <w:fldChar w:fldCharType="end"/>
        </w:r>
      </w:p>
    </w:sdtContent>
  </w:sdt>
  <w:p w14:paraId="666DD9E5" w14:textId="304666FD" w:rsidR="00044C1E" w:rsidRPr="001A094C" w:rsidRDefault="00044C1E">
    <w:pPr>
      <w:tabs>
        <w:tab w:val="center" w:pos="4536"/>
        <w:tab w:val="right" w:pos="9072"/>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425237"/>
      <w:docPartObj>
        <w:docPartGallery w:val="Page Numbers (Bottom of Page)"/>
        <w:docPartUnique/>
      </w:docPartObj>
    </w:sdtPr>
    <w:sdtContent>
      <w:p w14:paraId="3A20C2E4" w14:textId="50FDB008" w:rsidR="00044C1E" w:rsidRDefault="00044C1E">
        <w:pPr>
          <w:pStyle w:val="Pieddepage"/>
          <w:jc w:val="center"/>
        </w:pPr>
        <w:r>
          <w:rPr>
            <w:noProof/>
            <w:lang w:eastAsia="fr-FR"/>
          </w:rPr>
          <mc:AlternateContent>
            <mc:Choice Requires="wps">
              <w:drawing>
                <wp:inline distT="0" distB="0" distL="0" distR="0" wp14:anchorId="5FD5FC8C" wp14:editId="2B370E0A">
                  <wp:extent cx="5467350" cy="45085"/>
                  <wp:effectExtent l="9525" t="9525" r="0" b="2540"/>
                  <wp:docPr id="3" name="Organigramme : Décisio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685C367" id="_x0000_t110" coordsize="21600,21600" o:spt="110" path="m10800,l,10800,10800,21600,21600,10800xe">
                  <v:stroke joinstyle="miter"/>
                  <v:path gradientshapeok="t" o:connecttype="rect" textboxrect="5400,5400,16200,16200"/>
                </v:shapetype>
                <v:shape id="Organigramme : Décision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" fillcolor="black" stroked="f">
                  <v:fill r:id="rId1" o:title="" type="pattern"/>
                  <w10:anchorlock/>
                </v:shape>
              </w:pict>
            </mc:Fallback>
          </mc:AlternateContent>
        </w:r>
      </w:p>
      <w:p w14:paraId="15E16AE4" w14:textId="635929E3" w:rsidR="00044C1E" w:rsidRDefault="00044C1E">
        <w:pPr>
          <w:pStyle w:val="Pieddepage"/>
          <w:jc w:val="center"/>
        </w:pPr>
        <w:r>
          <w:fldChar w:fldCharType="begin"/>
        </w:r>
        <w:r>
          <w:instrText>PAGE    \* MERGEFORMAT</w:instrText>
        </w:r>
        <w:r>
          <w:fldChar w:fldCharType="separate"/>
        </w:r>
        <w:r w:rsidR="00C86DF7">
          <w:rPr>
            <w:noProof/>
          </w:rPr>
          <w:t>I</w:t>
        </w:r>
        <w:r>
          <w:fldChar w:fldCharType="end"/>
        </w:r>
      </w:p>
    </w:sdtContent>
  </w:sdt>
  <w:p w14:paraId="6AB325CC" w14:textId="2F709E5C" w:rsidR="00044C1E" w:rsidRPr="001A094C" w:rsidRDefault="00044C1E">
    <w:pPr>
      <w:tabs>
        <w:tab w:val="center" w:pos="4536"/>
        <w:tab w:val="right" w:pos="9072"/>
      </w:tabs>
      <w:spacing w:after="0" w:line="240"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922302"/>
      <w:docPartObj>
        <w:docPartGallery w:val="Page Numbers (Bottom of Page)"/>
        <w:docPartUnique/>
      </w:docPartObj>
    </w:sdtPr>
    <w:sdtContent>
      <w:p w14:paraId="1E17C8F5" w14:textId="007BD379" w:rsidR="00044C1E" w:rsidRDefault="00044C1E">
        <w:pPr>
          <w:pStyle w:val="Pieddepage"/>
          <w:jc w:val="center"/>
        </w:pPr>
        <w:r>
          <w:rPr>
            <w:noProof/>
            <w:lang w:eastAsia="fr-FR"/>
          </w:rPr>
          <mc:AlternateContent>
            <mc:Choice Requires="wps">
              <w:drawing>
                <wp:inline distT="0" distB="0" distL="0" distR="0" wp14:anchorId="52942820" wp14:editId="66BF1BFD">
                  <wp:extent cx="5467350" cy="45085"/>
                  <wp:effectExtent l="9525" t="9525" r="0" b="2540"/>
                  <wp:docPr id="751232887" name="Organigramme : Décision 1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3EEF63D" id="_x0000_t110" coordsize="21600,21600" o:spt="110" path="m10800,l,10800,10800,21600,21600,10800xe">
                  <v:stroke joinstyle="miter"/>
                  <v:path gradientshapeok="t" o:connecttype="rect" textboxrect="5400,5400,16200,16200"/>
                </v:shapetype>
                <v:shape id="Organigramme : Décision 14"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" fillcolor="black" stroked="f">
                  <v:fill r:id="rId1" o:title="" type="pattern"/>
                  <w10:anchorlock/>
                </v:shape>
              </w:pict>
            </mc:Fallback>
          </mc:AlternateContent>
        </w:r>
      </w:p>
      <w:p w14:paraId="118525F7" w14:textId="27225AD4" w:rsidR="00044C1E" w:rsidRDefault="00044C1E">
        <w:pPr>
          <w:pStyle w:val="Pieddepage"/>
          <w:jc w:val="center"/>
        </w:pPr>
        <w:r>
          <w:fldChar w:fldCharType="begin"/>
        </w:r>
        <w:r>
          <w:instrText>PAGE    \* MERGEFORMAT</w:instrText>
        </w:r>
        <w:r>
          <w:fldChar w:fldCharType="separate"/>
        </w:r>
        <w:r w:rsidR="00C86DF7">
          <w:rPr>
            <w:noProof/>
          </w:rPr>
          <w:t>12</w:t>
        </w:r>
        <w:r>
          <w:fldChar w:fldCharType="end"/>
        </w:r>
      </w:p>
    </w:sdtContent>
  </w:sdt>
  <w:p w14:paraId="123F0C05" w14:textId="479FA545" w:rsidR="00044C1E" w:rsidRPr="001A094C" w:rsidRDefault="00044C1E">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CFE3" w14:textId="77777777" w:rsidR="00044C1E" w:rsidRPr="001A094C" w:rsidRDefault="00044C1E">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F427E" w14:textId="77777777" w:rsidR="008745C7" w:rsidRPr="001A094C" w:rsidRDefault="008745C7">
      <w:pPr>
        <w:spacing w:after="0" w:line="240" w:lineRule="auto"/>
      </w:pPr>
      <w:r w:rsidRPr="001A094C">
        <w:separator/>
      </w:r>
    </w:p>
  </w:footnote>
  <w:footnote w:type="continuationSeparator" w:id="0">
    <w:p w14:paraId="7EC48359" w14:textId="77777777" w:rsidR="008745C7" w:rsidRPr="001A094C" w:rsidRDefault="008745C7">
      <w:pPr>
        <w:spacing w:after="0" w:line="240" w:lineRule="auto"/>
      </w:pPr>
      <w:r w:rsidRPr="001A094C">
        <w:continuationSeparator/>
      </w:r>
    </w:p>
  </w:footnote>
  <w:footnote w:id="1">
    <w:p w14:paraId="1CB710A2" w14:textId="18519451" w:rsidR="00044C1E" w:rsidRPr="009F27F7" w:rsidRDefault="00044C1E">
      <w:pPr>
        <w:pStyle w:val="Notedebasdepage"/>
        <w:rPr>
          <w:lang w:val="fr-CI"/>
          <w:rPrChange w:id="103" w:author="MORIE MAHO WIELFRID" w:date="2025-07-01T09:36:00Z">
            <w:rPr/>
          </w:rPrChange>
        </w:rPr>
      </w:pPr>
      <w:ins w:id="104" w:author="MORIE MAHO WIELFRID" w:date="2025-07-01T09:36:00Z">
        <w:r w:rsidRPr="001A094C">
          <w:rPr>
            <w:rStyle w:val="Appelnotedebasdep"/>
          </w:rPr>
          <w:footnoteRef/>
        </w:r>
        <w:r w:rsidRPr="001A094C">
          <w:t xml:space="preserve"> L’Ecole doctorale de l’INP-HB pour une interaction avec le monde industriel », </w:t>
        </w:r>
        <w:r w:rsidRPr="001A094C">
          <w:rPr>
            <w:i/>
            <w:iCs/>
          </w:rPr>
          <w:t>Abidjan.net</w:t>
        </w:r>
        <w:r w:rsidRPr="001A094C">
          <w:t>,‎ 20 mai 2015</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CD22" w14:textId="77777777" w:rsidR="00A17E87" w:rsidRDefault="00A17E8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A627" w14:textId="77777777" w:rsidR="00A17E87" w:rsidRDefault="00A17E8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FD6D" w14:textId="77777777" w:rsidR="00A17E87" w:rsidRDefault="00A17E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5DCA"/>
    <w:multiLevelType w:val="hybridMultilevel"/>
    <w:tmpl w:val="ACA01CF6"/>
    <w:lvl w:ilvl="0" w:tplc="42844576">
      <w:numFmt w:val="bullet"/>
      <w:lvlText w:val="-"/>
      <w:lvlJc w:val="left"/>
      <w:pPr>
        <w:ind w:left="720" w:hanging="360"/>
      </w:pPr>
      <w:rPr>
        <w:rFonts w:ascii="Arial MT" w:eastAsia="Arial MT" w:hAnsi="Arial MT" w:cs="Arial MT" w:hint="default"/>
        <w:b w:val="0"/>
        <w:bCs w:val="0"/>
        <w:i w:val="0"/>
        <w:iCs w:val="0"/>
        <w:spacing w:val="0"/>
        <w:w w:val="100"/>
        <w:sz w:val="26"/>
        <w:szCs w:val="26"/>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3C0489"/>
    <w:multiLevelType w:val="hybridMultilevel"/>
    <w:tmpl w:val="FD462396"/>
    <w:lvl w:ilvl="0" w:tplc="42844576">
      <w:numFmt w:val="bullet"/>
      <w:lvlText w:val="-"/>
      <w:lvlJc w:val="left"/>
      <w:pPr>
        <w:ind w:left="420" w:hanging="360"/>
      </w:pPr>
      <w:rPr>
        <w:rFonts w:ascii="Arial MT" w:eastAsia="Arial MT" w:hAnsi="Arial MT" w:cs="Arial MT" w:hint="default"/>
        <w:b w:val="0"/>
        <w:bCs w:val="0"/>
        <w:i w:val="0"/>
        <w:iCs w:val="0"/>
        <w:spacing w:val="0"/>
        <w:w w:val="100"/>
        <w:sz w:val="26"/>
        <w:szCs w:val="26"/>
        <w:lang w:val="fr-FR" w:eastAsia="en-US" w:bidi="ar-SA"/>
      </w:rPr>
    </w:lvl>
    <w:lvl w:ilvl="1" w:tplc="20000003">
      <w:start w:val="1"/>
      <w:numFmt w:val="bullet"/>
      <w:lvlText w:val="o"/>
      <w:lvlJc w:val="left"/>
      <w:pPr>
        <w:ind w:left="1140" w:hanging="360"/>
      </w:pPr>
      <w:rPr>
        <w:rFonts w:ascii="Courier New" w:hAnsi="Courier New" w:cs="Courier New" w:hint="default"/>
      </w:rPr>
    </w:lvl>
    <w:lvl w:ilvl="2" w:tplc="20000005" w:tentative="1">
      <w:start w:val="1"/>
      <w:numFmt w:val="bullet"/>
      <w:lvlText w:val=""/>
      <w:lvlJc w:val="left"/>
      <w:pPr>
        <w:ind w:left="1860" w:hanging="360"/>
      </w:pPr>
      <w:rPr>
        <w:rFonts w:ascii="Wingdings" w:hAnsi="Wingdings" w:hint="default"/>
      </w:rPr>
    </w:lvl>
    <w:lvl w:ilvl="3" w:tplc="20000001" w:tentative="1">
      <w:start w:val="1"/>
      <w:numFmt w:val="bullet"/>
      <w:lvlText w:val=""/>
      <w:lvlJc w:val="left"/>
      <w:pPr>
        <w:ind w:left="2580" w:hanging="360"/>
      </w:pPr>
      <w:rPr>
        <w:rFonts w:ascii="Symbol" w:hAnsi="Symbol" w:hint="default"/>
      </w:rPr>
    </w:lvl>
    <w:lvl w:ilvl="4" w:tplc="20000003" w:tentative="1">
      <w:start w:val="1"/>
      <w:numFmt w:val="bullet"/>
      <w:lvlText w:val="o"/>
      <w:lvlJc w:val="left"/>
      <w:pPr>
        <w:ind w:left="3300" w:hanging="360"/>
      </w:pPr>
      <w:rPr>
        <w:rFonts w:ascii="Courier New" w:hAnsi="Courier New" w:cs="Courier New" w:hint="default"/>
      </w:rPr>
    </w:lvl>
    <w:lvl w:ilvl="5" w:tplc="20000005" w:tentative="1">
      <w:start w:val="1"/>
      <w:numFmt w:val="bullet"/>
      <w:lvlText w:val=""/>
      <w:lvlJc w:val="left"/>
      <w:pPr>
        <w:ind w:left="4020" w:hanging="360"/>
      </w:pPr>
      <w:rPr>
        <w:rFonts w:ascii="Wingdings" w:hAnsi="Wingdings" w:hint="default"/>
      </w:rPr>
    </w:lvl>
    <w:lvl w:ilvl="6" w:tplc="20000001" w:tentative="1">
      <w:start w:val="1"/>
      <w:numFmt w:val="bullet"/>
      <w:lvlText w:val=""/>
      <w:lvlJc w:val="left"/>
      <w:pPr>
        <w:ind w:left="4740" w:hanging="360"/>
      </w:pPr>
      <w:rPr>
        <w:rFonts w:ascii="Symbol" w:hAnsi="Symbol" w:hint="default"/>
      </w:rPr>
    </w:lvl>
    <w:lvl w:ilvl="7" w:tplc="20000003" w:tentative="1">
      <w:start w:val="1"/>
      <w:numFmt w:val="bullet"/>
      <w:lvlText w:val="o"/>
      <w:lvlJc w:val="left"/>
      <w:pPr>
        <w:ind w:left="5460" w:hanging="360"/>
      </w:pPr>
      <w:rPr>
        <w:rFonts w:ascii="Courier New" w:hAnsi="Courier New" w:cs="Courier New" w:hint="default"/>
      </w:rPr>
    </w:lvl>
    <w:lvl w:ilvl="8" w:tplc="20000005" w:tentative="1">
      <w:start w:val="1"/>
      <w:numFmt w:val="bullet"/>
      <w:lvlText w:val=""/>
      <w:lvlJc w:val="left"/>
      <w:pPr>
        <w:ind w:left="6180" w:hanging="360"/>
      </w:pPr>
      <w:rPr>
        <w:rFonts w:ascii="Wingdings" w:hAnsi="Wingdings" w:hint="default"/>
      </w:rPr>
    </w:lvl>
  </w:abstractNum>
  <w:abstractNum w:abstractNumId="2" w15:restartNumberingAfterBreak="0">
    <w:nsid w:val="0A645370"/>
    <w:multiLevelType w:val="multilevel"/>
    <w:tmpl w:val="5E3A3C16"/>
    <w:lvl w:ilvl="0">
      <w:start w:val="1"/>
      <w:numFmt w:val="decimal"/>
      <w:lvlText w:val="%1"/>
      <w:lvlJc w:val="left"/>
      <w:pPr>
        <w:ind w:left="420" w:hanging="420"/>
      </w:pPr>
      <w:rPr>
        <w:rFonts w:hint="default"/>
      </w:rPr>
    </w:lvl>
    <w:lvl w:ilvl="1">
      <w:start w:val="1"/>
      <w:numFmt w:val="decimal"/>
      <w:lvlText w:val="%1.%2"/>
      <w:lvlJc w:val="left"/>
      <w:pPr>
        <w:ind w:left="1412" w:hanging="4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3" w15:restartNumberingAfterBreak="0">
    <w:nsid w:val="0BC374DF"/>
    <w:multiLevelType w:val="multilevel"/>
    <w:tmpl w:val="BF88650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45B2E50"/>
    <w:multiLevelType w:val="multilevel"/>
    <w:tmpl w:val="CFF0C6D2"/>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A026C90"/>
    <w:multiLevelType w:val="hybridMultilevel"/>
    <w:tmpl w:val="585C155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B57031E"/>
    <w:multiLevelType w:val="hybridMultilevel"/>
    <w:tmpl w:val="9F646C70"/>
    <w:lvl w:ilvl="0" w:tplc="63CC22FA">
      <w:start w:val="1"/>
      <w:numFmt w:val="bullet"/>
      <w:lvlText w:val="o"/>
      <w:lvlJc w:val="left"/>
      <w:pPr>
        <w:ind w:left="720" w:hanging="360"/>
      </w:pPr>
      <w:rPr>
        <w:rFonts w:ascii="Courier New" w:hAnsi="Courier New" w:cs="Courier New" w:hint="default"/>
      </w:rPr>
    </w:lvl>
    <w:lvl w:ilvl="1" w:tplc="4F70D030" w:tentative="1">
      <w:start w:val="1"/>
      <w:numFmt w:val="bullet"/>
      <w:lvlText w:val="o"/>
      <w:lvlJc w:val="left"/>
      <w:pPr>
        <w:ind w:left="1440" w:hanging="360"/>
      </w:pPr>
      <w:rPr>
        <w:rFonts w:ascii="Courier New" w:hAnsi="Courier New" w:cs="Courier New" w:hint="default"/>
      </w:rPr>
    </w:lvl>
    <w:lvl w:ilvl="2" w:tplc="7D0EFC32" w:tentative="1">
      <w:start w:val="1"/>
      <w:numFmt w:val="bullet"/>
      <w:lvlText w:val=""/>
      <w:lvlJc w:val="left"/>
      <w:pPr>
        <w:ind w:left="2160" w:hanging="360"/>
      </w:pPr>
      <w:rPr>
        <w:rFonts w:ascii="Wingdings" w:hAnsi="Wingdings" w:hint="default"/>
      </w:rPr>
    </w:lvl>
    <w:lvl w:ilvl="3" w:tplc="9294AED6" w:tentative="1">
      <w:start w:val="1"/>
      <w:numFmt w:val="bullet"/>
      <w:lvlText w:val=""/>
      <w:lvlJc w:val="left"/>
      <w:pPr>
        <w:ind w:left="2880" w:hanging="360"/>
      </w:pPr>
      <w:rPr>
        <w:rFonts w:ascii="Symbol" w:hAnsi="Symbol" w:hint="default"/>
      </w:rPr>
    </w:lvl>
    <w:lvl w:ilvl="4" w:tplc="CF8A5C20" w:tentative="1">
      <w:start w:val="1"/>
      <w:numFmt w:val="bullet"/>
      <w:lvlText w:val="o"/>
      <w:lvlJc w:val="left"/>
      <w:pPr>
        <w:ind w:left="3600" w:hanging="360"/>
      </w:pPr>
      <w:rPr>
        <w:rFonts w:ascii="Courier New" w:hAnsi="Courier New" w:cs="Courier New" w:hint="default"/>
      </w:rPr>
    </w:lvl>
    <w:lvl w:ilvl="5" w:tplc="90A22CEA" w:tentative="1">
      <w:start w:val="1"/>
      <w:numFmt w:val="bullet"/>
      <w:lvlText w:val=""/>
      <w:lvlJc w:val="left"/>
      <w:pPr>
        <w:ind w:left="4320" w:hanging="360"/>
      </w:pPr>
      <w:rPr>
        <w:rFonts w:ascii="Wingdings" w:hAnsi="Wingdings" w:hint="default"/>
      </w:rPr>
    </w:lvl>
    <w:lvl w:ilvl="6" w:tplc="6FC2F83E" w:tentative="1">
      <w:start w:val="1"/>
      <w:numFmt w:val="bullet"/>
      <w:lvlText w:val=""/>
      <w:lvlJc w:val="left"/>
      <w:pPr>
        <w:ind w:left="5040" w:hanging="360"/>
      </w:pPr>
      <w:rPr>
        <w:rFonts w:ascii="Symbol" w:hAnsi="Symbol" w:hint="default"/>
      </w:rPr>
    </w:lvl>
    <w:lvl w:ilvl="7" w:tplc="EC3EABF6" w:tentative="1">
      <w:start w:val="1"/>
      <w:numFmt w:val="bullet"/>
      <w:lvlText w:val="o"/>
      <w:lvlJc w:val="left"/>
      <w:pPr>
        <w:ind w:left="5760" w:hanging="360"/>
      </w:pPr>
      <w:rPr>
        <w:rFonts w:ascii="Courier New" w:hAnsi="Courier New" w:cs="Courier New" w:hint="default"/>
      </w:rPr>
    </w:lvl>
    <w:lvl w:ilvl="8" w:tplc="8B1AE430" w:tentative="1">
      <w:start w:val="1"/>
      <w:numFmt w:val="bullet"/>
      <w:lvlText w:val=""/>
      <w:lvlJc w:val="left"/>
      <w:pPr>
        <w:ind w:left="6480" w:hanging="360"/>
      </w:pPr>
      <w:rPr>
        <w:rFonts w:ascii="Wingdings" w:hAnsi="Wingdings" w:hint="default"/>
      </w:rPr>
    </w:lvl>
  </w:abstractNum>
  <w:abstractNum w:abstractNumId="7" w15:restartNumberingAfterBreak="0">
    <w:nsid w:val="1DFB4C5A"/>
    <w:multiLevelType w:val="hybridMultilevel"/>
    <w:tmpl w:val="764C9F52"/>
    <w:lvl w:ilvl="0" w:tplc="42844576">
      <w:numFmt w:val="bullet"/>
      <w:lvlText w:val="-"/>
      <w:lvlJc w:val="left"/>
      <w:pPr>
        <w:ind w:left="502" w:hanging="360"/>
      </w:pPr>
      <w:rPr>
        <w:rFonts w:ascii="Arial MT" w:eastAsia="Arial MT" w:hAnsi="Arial MT" w:cs="Arial MT" w:hint="default"/>
        <w:b w:val="0"/>
        <w:bCs w:val="0"/>
        <w:i w:val="0"/>
        <w:iCs w:val="0"/>
        <w:spacing w:val="0"/>
        <w:w w:val="100"/>
        <w:sz w:val="26"/>
        <w:szCs w:val="26"/>
        <w:lang w:val="fr-FR" w:eastAsia="en-US" w:bidi="ar-SA"/>
      </w:rPr>
    </w:lvl>
    <w:lvl w:ilvl="1" w:tplc="40208602" w:tentative="1">
      <w:start w:val="1"/>
      <w:numFmt w:val="bullet"/>
      <w:lvlText w:val="o"/>
      <w:lvlJc w:val="left"/>
      <w:pPr>
        <w:ind w:left="1222" w:hanging="360"/>
      </w:pPr>
      <w:rPr>
        <w:rFonts w:ascii="Courier New" w:hAnsi="Courier New" w:cs="Courier New" w:hint="default"/>
      </w:rPr>
    </w:lvl>
    <w:lvl w:ilvl="2" w:tplc="68B09074" w:tentative="1">
      <w:start w:val="1"/>
      <w:numFmt w:val="bullet"/>
      <w:lvlText w:val=""/>
      <w:lvlJc w:val="left"/>
      <w:pPr>
        <w:ind w:left="1942" w:hanging="360"/>
      </w:pPr>
      <w:rPr>
        <w:rFonts w:ascii="Wingdings" w:hAnsi="Wingdings" w:hint="default"/>
      </w:rPr>
    </w:lvl>
    <w:lvl w:ilvl="3" w:tplc="20CCA132" w:tentative="1">
      <w:start w:val="1"/>
      <w:numFmt w:val="bullet"/>
      <w:lvlText w:val=""/>
      <w:lvlJc w:val="left"/>
      <w:pPr>
        <w:ind w:left="2662" w:hanging="360"/>
      </w:pPr>
      <w:rPr>
        <w:rFonts w:ascii="Symbol" w:hAnsi="Symbol" w:hint="default"/>
      </w:rPr>
    </w:lvl>
    <w:lvl w:ilvl="4" w:tplc="68F28AEC" w:tentative="1">
      <w:start w:val="1"/>
      <w:numFmt w:val="bullet"/>
      <w:lvlText w:val="o"/>
      <w:lvlJc w:val="left"/>
      <w:pPr>
        <w:ind w:left="3382" w:hanging="360"/>
      </w:pPr>
      <w:rPr>
        <w:rFonts w:ascii="Courier New" w:hAnsi="Courier New" w:cs="Courier New" w:hint="default"/>
      </w:rPr>
    </w:lvl>
    <w:lvl w:ilvl="5" w:tplc="23782E60" w:tentative="1">
      <w:start w:val="1"/>
      <w:numFmt w:val="bullet"/>
      <w:lvlText w:val=""/>
      <w:lvlJc w:val="left"/>
      <w:pPr>
        <w:ind w:left="4102" w:hanging="360"/>
      </w:pPr>
      <w:rPr>
        <w:rFonts w:ascii="Wingdings" w:hAnsi="Wingdings" w:hint="default"/>
      </w:rPr>
    </w:lvl>
    <w:lvl w:ilvl="6" w:tplc="777C56A6" w:tentative="1">
      <w:start w:val="1"/>
      <w:numFmt w:val="bullet"/>
      <w:lvlText w:val=""/>
      <w:lvlJc w:val="left"/>
      <w:pPr>
        <w:ind w:left="4822" w:hanging="360"/>
      </w:pPr>
      <w:rPr>
        <w:rFonts w:ascii="Symbol" w:hAnsi="Symbol" w:hint="default"/>
      </w:rPr>
    </w:lvl>
    <w:lvl w:ilvl="7" w:tplc="8598A2C0" w:tentative="1">
      <w:start w:val="1"/>
      <w:numFmt w:val="bullet"/>
      <w:lvlText w:val="o"/>
      <w:lvlJc w:val="left"/>
      <w:pPr>
        <w:ind w:left="5542" w:hanging="360"/>
      </w:pPr>
      <w:rPr>
        <w:rFonts w:ascii="Courier New" w:hAnsi="Courier New" w:cs="Courier New" w:hint="default"/>
      </w:rPr>
    </w:lvl>
    <w:lvl w:ilvl="8" w:tplc="0D3E62B2" w:tentative="1">
      <w:start w:val="1"/>
      <w:numFmt w:val="bullet"/>
      <w:lvlText w:val=""/>
      <w:lvlJc w:val="left"/>
      <w:pPr>
        <w:ind w:left="6262" w:hanging="360"/>
      </w:pPr>
      <w:rPr>
        <w:rFonts w:ascii="Wingdings" w:hAnsi="Wingdings" w:hint="default"/>
      </w:rPr>
    </w:lvl>
  </w:abstractNum>
  <w:abstractNum w:abstractNumId="8" w15:restartNumberingAfterBreak="0">
    <w:nsid w:val="20911B4E"/>
    <w:multiLevelType w:val="multilevel"/>
    <w:tmpl w:val="6CA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10547"/>
    <w:multiLevelType w:val="hybridMultilevel"/>
    <w:tmpl w:val="4056759A"/>
    <w:lvl w:ilvl="0" w:tplc="F4E0B624">
      <w:start w:val="1"/>
      <w:numFmt w:val="bullet"/>
      <w:lvlText w:val="o"/>
      <w:lvlJc w:val="left"/>
      <w:pPr>
        <w:ind w:left="1440" w:hanging="360"/>
      </w:pPr>
      <w:rPr>
        <w:rFonts w:ascii="Courier New" w:hAnsi="Courier New" w:cs="Courier New" w:hint="default"/>
      </w:rPr>
    </w:lvl>
    <w:lvl w:ilvl="1" w:tplc="37DC49B8" w:tentative="1">
      <w:start w:val="1"/>
      <w:numFmt w:val="bullet"/>
      <w:lvlText w:val="o"/>
      <w:lvlJc w:val="left"/>
      <w:pPr>
        <w:ind w:left="2160" w:hanging="360"/>
      </w:pPr>
      <w:rPr>
        <w:rFonts w:ascii="Courier New" w:hAnsi="Courier New" w:cs="Courier New" w:hint="default"/>
      </w:rPr>
    </w:lvl>
    <w:lvl w:ilvl="2" w:tplc="69D0C59C" w:tentative="1">
      <w:start w:val="1"/>
      <w:numFmt w:val="bullet"/>
      <w:lvlText w:val=""/>
      <w:lvlJc w:val="left"/>
      <w:pPr>
        <w:ind w:left="2880" w:hanging="360"/>
      </w:pPr>
      <w:rPr>
        <w:rFonts w:ascii="Wingdings" w:hAnsi="Wingdings" w:hint="default"/>
      </w:rPr>
    </w:lvl>
    <w:lvl w:ilvl="3" w:tplc="66CC0DE4" w:tentative="1">
      <w:start w:val="1"/>
      <w:numFmt w:val="bullet"/>
      <w:lvlText w:val=""/>
      <w:lvlJc w:val="left"/>
      <w:pPr>
        <w:ind w:left="3600" w:hanging="360"/>
      </w:pPr>
      <w:rPr>
        <w:rFonts w:ascii="Symbol" w:hAnsi="Symbol" w:hint="default"/>
      </w:rPr>
    </w:lvl>
    <w:lvl w:ilvl="4" w:tplc="53EE4234" w:tentative="1">
      <w:start w:val="1"/>
      <w:numFmt w:val="bullet"/>
      <w:lvlText w:val="o"/>
      <w:lvlJc w:val="left"/>
      <w:pPr>
        <w:ind w:left="4320" w:hanging="360"/>
      </w:pPr>
      <w:rPr>
        <w:rFonts w:ascii="Courier New" w:hAnsi="Courier New" w:cs="Courier New" w:hint="default"/>
      </w:rPr>
    </w:lvl>
    <w:lvl w:ilvl="5" w:tplc="5B3A1CB2" w:tentative="1">
      <w:start w:val="1"/>
      <w:numFmt w:val="bullet"/>
      <w:lvlText w:val=""/>
      <w:lvlJc w:val="left"/>
      <w:pPr>
        <w:ind w:left="5040" w:hanging="360"/>
      </w:pPr>
      <w:rPr>
        <w:rFonts w:ascii="Wingdings" w:hAnsi="Wingdings" w:hint="default"/>
      </w:rPr>
    </w:lvl>
    <w:lvl w:ilvl="6" w:tplc="3034C594" w:tentative="1">
      <w:start w:val="1"/>
      <w:numFmt w:val="bullet"/>
      <w:lvlText w:val=""/>
      <w:lvlJc w:val="left"/>
      <w:pPr>
        <w:ind w:left="5760" w:hanging="360"/>
      </w:pPr>
      <w:rPr>
        <w:rFonts w:ascii="Symbol" w:hAnsi="Symbol" w:hint="default"/>
      </w:rPr>
    </w:lvl>
    <w:lvl w:ilvl="7" w:tplc="77489786" w:tentative="1">
      <w:start w:val="1"/>
      <w:numFmt w:val="bullet"/>
      <w:lvlText w:val="o"/>
      <w:lvlJc w:val="left"/>
      <w:pPr>
        <w:ind w:left="6480" w:hanging="360"/>
      </w:pPr>
      <w:rPr>
        <w:rFonts w:ascii="Courier New" w:hAnsi="Courier New" w:cs="Courier New" w:hint="default"/>
      </w:rPr>
    </w:lvl>
    <w:lvl w:ilvl="8" w:tplc="98A8CCEA" w:tentative="1">
      <w:start w:val="1"/>
      <w:numFmt w:val="bullet"/>
      <w:lvlText w:val=""/>
      <w:lvlJc w:val="left"/>
      <w:pPr>
        <w:ind w:left="7200" w:hanging="360"/>
      </w:pPr>
      <w:rPr>
        <w:rFonts w:ascii="Wingdings" w:hAnsi="Wingdings" w:hint="default"/>
      </w:rPr>
    </w:lvl>
  </w:abstractNum>
  <w:abstractNum w:abstractNumId="10" w15:restartNumberingAfterBreak="0">
    <w:nsid w:val="24440A5E"/>
    <w:multiLevelType w:val="hybridMultilevel"/>
    <w:tmpl w:val="EE421F84"/>
    <w:lvl w:ilvl="0" w:tplc="A21A33F8">
      <w:numFmt w:val="bullet"/>
      <w:lvlText w:val="-"/>
      <w:lvlJc w:val="left"/>
      <w:pPr>
        <w:ind w:left="720" w:hanging="360"/>
      </w:pPr>
      <w:rPr>
        <w:rFonts w:ascii="Calibri" w:eastAsiaTheme="minorHAnsi" w:hAnsi="Calibri" w:cs="Calibr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4F46B39"/>
    <w:multiLevelType w:val="hybridMultilevel"/>
    <w:tmpl w:val="0908BD70"/>
    <w:lvl w:ilvl="0" w:tplc="7A3A9806">
      <w:start w:val="1"/>
      <w:numFmt w:val="decimal"/>
      <w:lvlText w:val="%1."/>
      <w:lvlJc w:val="left"/>
      <w:pPr>
        <w:ind w:left="2040" w:hanging="360"/>
      </w:pPr>
      <w:rPr>
        <w:rFonts w:hint="default"/>
      </w:rPr>
    </w:lvl>
    <w:lvl w:ilvl="1" w:tplc="040C0019" w:tentative="1">
      <w:start w:val="1"/>
      <w:numFmt w:val="lowerLetter"/>
      <w:lvlText w:val="%2."/>
      <w:lvlJc w:val="left"/>
      <w:pPr>
        <w:ind w:left="2760" w:hanging="360"/>
      </w:pPr>
    </w:lvl>
    <w:lvl w:ilvl="2" w:tplc="040C001B" w:tentative="1">
      <w:start w:val="1"/>
      <w:numFmt w:val="lowerRoman"/>
      <w:lvlText w:val="%3."/>
      <w:lvlJc w:val="right"/>
      <w:pPr>
        <w:ind w:left="3480" w:hanging="180"/>
      </w:pPr>
    </w:lvl>
    <w:lvl w:ilvl="3" w:tplc="040C000F" w:tentative="1">
      <w:start w:val="1"/>
      <w:numFmt w:val="decimal"/>
      <w:lvlText w:val="%4."/>
      <w:lvlJc w:val="left"/>
      <w:pPr>
        <w:ind w:left="4200" w:hanging="360"/>
      </w:pPr>
    </w:lvl>
    <w:lvl w:ilvl="4" w:tplc="040C0019" w:tentative="1">
      <w:start w:val="1"/>
      <w:numFmt w:val="lowerLetter"/>
      <w:lvlText w:val="%5."/>
      <w:lvlJc w:val="left"/>
      <w:pPr>
        <w:ind w:left="4920" w:hanging="360"/>
      </w:pPr>
    </w:lvl>
    <w:lvl w:ilvl="5" w:tplc="040C001B" w:tentative="1">
      <w:start w:val="1"/>
      <w:numFmt w:val="lowerRoman"/>
      <w:lvlText w:val="%6."/>
      <w:lvlJc w:val="right"/>
      <w:pPr>
        <w:ind w:left="5640" w:hanging="180"/>
      </w:pPr>
    </w:lvl>
    <w:lvl w:ilvl="6" w:tplc="040C000F" w:tentative="1">
      <w:start w:val="1"/>
      <w:numFmt w:val="decimal"/>
      <w:lvlText w:val="%7."/>
      <w:lvlJc w:val="left"/>
      <w:pPr>
        <w:ind w:left="6360" w:hanging="360"/>
      </w:pPr>
    </w:lvl>
    <w:lvl w:ilvl="7" w:tplc="040C0019" w:tentative="1">
      <w:start w:val="1"/>
      <w:numFmt w:val="lowerLetter"/>
      <w:lvlText w:val="%8."/>
      <w:lvlJc w:val="left"/>
      <w:pPr>
        <w:ind w:left="7080" w:hanging="360"/>
      </w:pPr>
    </w:lvl>
    <w:lvl w:ilvl="8" w:tplc="040C001B" w:tentative="1">
      <w:start w:val="1"/>
      <w:numFmt w:val="lowerRoman"/>
      <w:lvlText w:val="%9."/>
      <w:lvlJc w:val="right"/>
      <w:pPr>
        <w:ind w:left="7800" w:hanging="180"/>
      </w:pPr>
    </w:lvl>
  </w:abstractNum>
  <w:abstractNum w:abstractNumId="12" w15:restartNumberingAfterBreak="0">
    <w:nsid w:val="27505D12"/>
    <w:multiLevelType w:val="hybridMultilevel"/>
    <w:tmpl w:val="917474AC"/>
    <w:lvl w:ilvl="0" w:tplc="1F1CF420">
      <w:start w:val="1"/>
      <w:numFmt w:val="bullet"/>
      <w:lvlText w:val="o"/>
      <w:lvlJc w:val="left"/>
      <w:pPr>
        <w:ind w:left="1440" w:hanging="360"/>
      </w:pPr>
      <w:rPr>
        <w:rFonts w:ascii="Courier New" w:hAnsi="Courier New" w:cs="Courier New" w:hint="default"/>
      </w:rPr>
    </w:lvl>
    <w:lvl w:ilvl="1" w:tplc="2DE4CE84" w:tentative="1">
      <w:start w:val="1"/>
      <w:numFmt w:val="bullet"/>
      <w:lvlText w:val="o"/>
      <w:lvlJc w:val="left"/>
      <w:pPr>
        <w:ind w:left="2160" w:hanging="360"/>
      </w:pPr>
      <w:rPr>
        <w:rFonts w:ascii="Courier New" w:hAnsi="Courier New" w:cs="Courier New" w:hint="default"/>
      </w:rPr>
    </w:lvl>
    <w:lvl w:ilvl="2" w:tplc="493E63E8" w:tentative="1">
      <w:start w:val="1"/>
      <w:numFmt w:val="bullet"/>
      <w:lvlText w:val=""/>
      <w:lvlJc w:val="left"/>
      <w:pPr>
        <w:ind w:left="2880" w:hanging="360"/>
      </w:pPr>
      <w:rPr>
        <w:rFonts w:ascii="Wingdings" w:hAnsi="Wingdings" w:hint="default"/>
      </w:rPr>
    </w:lvl>
    <w:lvl w:ilvl="3" w:tplc="12EC47CA" w:tentative="1">
      <w:start w:val="1"/>
      <w:numFmt w:val="bullet"/>
      <w:lvlText w:val=""/>
      <w:lvlJc w:val="left"/>
      <w:pPr>
        <w:ind w:left="3600" w:hanging="360"/>
      </w:pPr>
      <w:rPr>
        <w:rFonts w:ascii="Symbol" w:hAnsi="Symbol" w:hint="default"/>
      </w:rPr>
    </w:lvl>
    <w:lvl w:ilvl="4" w:tplc="7438F724" w:tentative="1">
      <w:start w:val="1"/>
      <w:numFmt w:val="bullet"/>
      <w:lvlText w:val="o"/>
      <w:lvlJc w:val="left"/>
      <w:pPr>
        <w:ind w:left="4320" w:hanging="360"/>
      </w:pPr>
      <w:rPr>
        <w:rFonts w:ascii="Courier New" w:hAnsi="Courier New" w:cs="Courier New" w:hint="default"/>
      </w:rPr>
    </w:lvl>
    <w:lvl w:ilvl="5" w:tplc="DB5620BE" w:tentative="1">
      <w:start w:val="1"/>
      <w:numFmt w:val="bullet"/>
      <w:lvlText w:val=""/>
      <w:lvlJc w:val="left"/>
      <w:pPr>
        <w:ind w:left="5040" w:hanging="360"/>
      </w:pPr>
      <w:rPr>
        <w:rFonts w:ascii="Wingdings" w:hAnsi="Wingdings" w:hint="default"/>
      </w:rPr>
    </w:lvl>
    <w:lvl w:ilvl="6" w:tplc="5BD8F14A" w:tentative="1">
      <w:start w:val="1"/>
      <w:numFmt w:val="bullet"/>
      <w:lvlText w:val=""/>
      <w:lvlJc w:val="left"/>
      <w:pPr>
        <w:ind w:left="5760" w:hanging="360"/>
      </w:pPr>
      <w:rPr>
        <w:rFonts w:ascii="Symbol" w:hAnsi="Symbol" w:hint="default"/>
      </w:rPr>
    </w:lvl>
    <w:lvl w:ilvl="7" w:tplc="48C40D6C" w:tentative="1">
      <w:start w:val="1"/>
      <w:numFmt w:val="bullet"/>
      <w:lvlText w:val="o"/>
      <w:lvlJc w:val="left"/>
      <w:pPr>
        <w:ind w:left="6480" w:hanging="360"/>
      </w:pPr>
      <w:rPr>
        <w:rFonts w:ascii="Courier New" w:hAnsi="Courier New" w:cs="Courier New" w:hint="default"/>
      </w:rPr>
    </w:lvl>
    <w:lvl w:ilvl="8" w:tplc="40A67D74" w:tentative="1">
      <w:start w:val="1"/>
      <w:numFmt w:val="bullet"/>
      <w:lvlText w:val=""/>
      <w:lvlJc w:val="left"/>
      <w:pPr>
        <w:ind w:left="7200" w:hanging="360"/>
      </w:pPr>
      <w:rPr>
        <w:rFonts w:ascii="Wingdings" w:hAnsi="Wingdings" w:hint="default"/>
      </w:rPr>
    </w:lvl>
  </w:abstractNum>
  <w:abstractNum w:abstractNumId="13" w15:restartNumberingAfterBreak="0">
    <w:nsid w:val="277E3FD3"/>
    <w:multiLevelType w:val="hybridMultilevel"/>
    <w:tmpl w:val="9C4CBC62"/>
    <w:lvl w:ilvl="0" w:tplc="88AC9F36">
      <w:start w:val="1"/>
      <w:numFmt w:val="bullet"/>
      <w:lvlText w:val=""/>
      <w:lvlJc w:val="left"/>
      <w:pPr>
        <w:ind w:left="720" w:hanging="360"/>
      </w:pPr>
      <w:rPr>
        <w:rFonts w:ascii="Symbol" w:hAnsi="Symbol" w:hint="default"/>
      </w:rPr>
    </w:lvl>
    <w:lvl w:ilvl="1" w:tplc="7310C53C" w:tentative="1">
      <w:start w:val="1"/>
      <w:numFmt w:val="bullet"/>
      <w:lvlText w:val="o"/>
      <w:lvlJc w:val="left"/>
      <w:pPr>
        <w:ind w:left="1440" w:hanging="360"/>
      </w:pPr>
      <w:rPr>
        <w:rFonts w:ascii="Courier New" w:hAnsi="Courier New" w:cs="Courier New" w:hint="default"/>
      </w:rPr>
    </w:lvl>
    <w:lvl w:ilvl="2" w:tplc="0D8C2972" w:tentative="1">
      <w:start w:val="1"/>
      <w:numFmt w:val="bullet"/>
      <w:lvlText w:val=""/>
      <w:lvlJc w:val="left"/>
      <w:pPr>
        <w:ind w:left="2160" w:hanging="360"/>
      </w:pPr>
      <w:rPr>
        <w:rFonts w:ascii="Wingdings" w:hAnsi="Wingdings" w:hint="default"/>
      </w:rPr>
    </w:lvl>
    <w:lvl w:ilvl="3" w:tplc="45F086A0" w:tentative="1">
      <w:start w:val="1"/>
      <w:numFmt w:val="bullet"/>
      <w:lvlText w:val=""/>
      <w:lvlJc w:val="left"/>
      <w:pPr>
        <w:ind w:left="2880" w:hanging="360"/>
      </w:pPr>
      <w:rPr>
        <w:rFonts w:ascii="Symbol" w:hAnsi="Symbol" w:hint="default"/>
      </w:rPr>
    </w:lvl>
    <w:lvl w:ilvl="4" w:tplc="38DCB2C6" w:tentative="1">
      <w:start w:val="1"/>
      <w:numFmt w:val="bullet"/>
      <w:lvlText w:val="o"/>
      <w:lvlJc w:val="left"/>
      <w:pPr>
        <w:ind w:left="3600" w:hanging="360"/>
      </w:pPr>
      <w:rPr>
        <w:rFonts w:ascii="Courier New" w:hAnsi="Courier New" w:cs="Courier New" w:hint="default"/>
      </w:rPr>
    </w:lvl>
    <w:lvl w:ilvl="5" w:tplc="D5A23A78" w:tentative="1">
      <w:start w:val="1"/>
      <w:numFmt w:val="bullet"/>
      <w:lvlText w:val=""/>
      <w:lvlJc w:val="left"/>
      <w:pPr>
        <w:ind w:left="4320" w:hanging="360"/>
      </w:pPr>
      <w:rPr>
        <w:rFonts w:ascii="Wingdings" w:hAnsi="Wingdings" w:hint="default"/>
      </w:rPr>
    </w:lvl>
    <w:lvl w:ilvl="6" w:tplc="5B125F42" w:tentative="1">
      <w:start w:val="1"/>
      <w:numFmt w:val="bullet"/>
      <w:lvlText w:val=""/>
      <w:lvlJc w:val="left"/>
      <w:pPr>
        <w:ind w:left="5040" w:hanging="360"/>
      </w:pPr>
      <w:rPr>
        <w:rFonts w:ascii="Symbol" w:hAnsi="Symbol" w:hint="default"/>
      </w:rPr>
    </w:lvl>
    <w:lvl w:ilvl="7" w:tplc="F1C2455A" w:tentative="1">
      <w:start w:val="1"/>
      <w:numFmt w:val="bullet"/>
      <w:lvlText w:val="o"/>
      <w:lvlJc w:val="left"/>
      <w:pPr>
        <w:ind w:left="5760" w:hanging="360"/>
      </w:pPr>
      <w:rPr>
        <w:rFonts w:ascii="Courier New" w:hAnsi="Courier New" w:cs="Courier New" w:hint="default"/>
      </w:rPr>
    </w:lvl>
    <w:lvl w:ilvl="8" w:tplc="0008A7BE" w:tentative="1">
      <w:start w:val="1"/>
      <w:numFmt w:val="bullet"/>
      <w:lvlText w:val=""/>
      <w:lvlJc w:val="left"/>
      <w:pPr>
        <w:ind w:left="6480" w:hanging="360"/>
      </w:pPr>
      <w:rPr>
        <w:rFonts w:ascii="Wingdings" w:hAnsi="Wingdings" w:hint="default"/>
      </w:rPr>
    </w:lvl>
  </w:abstractNum>
  <w:abstractNum w:abstractNumId="14" w15:restartNumberingAfterBreak="0">
    <w:nsid w:val="2A2B78D2"/>
    <w:multiLevelType w:val="multilevel"/>
    <w:tmpl w:val="A8DEE486"/>
    <w:lvl w:ilvl="0">
      <w:start w:val="1"/>
      <w:numFmt w:val="decimal"/>
      <w:lvlText w:val="%1."/>
      <w:lvlJc w:val="left"/>
      <w:pPr>
        <w:ind w:left="2415" w:hanging="360"/>
      </w:pPr>
      <w:rPr>
        <w:rFonts w:hint="default"/>
      </w:rPr>
    </w:lvl>
    <w:lvl w:ilvl="1">
      <w:start w:val="1"/>
      <w:numFmt w:val="decimal"/>
      <w:isLgl/>
      <w:lvlText w:val="%1.%2"/>
      <w:lvlJc w:val="left"/>
      <w:pPr>
        <w:ind w:left="2475" w:hanging="420"/>
      </w:pPr>
      <w:rPr>
        <w:rFonts w:hint="default"/>
      </w:rPr>
    </w:lvl>
    <w:lvl w:ilvl="2">
      <w:start w:val="1"/>
      <w:numFmt w:val="decimal"/>
      <w:isLgl/>
      <w:lvlText w:val="%1.%2.%3"/>
      <w:lvlJc w:val="left"/>
      <w:pPr>
        <w:ind w:left="2775" w:hanging="720"/>
      </w:pPr>
      <w:rPr>
        <w:rFonts w:hint="default"/>
      </w:rPr>
    </w:lvl>
    <w:lvl w:ilvl="3">
      <w:start w:val="1"/>
      <w:numFmt w:val="decimal"/>
      <w:isLgl/>
      <w:lvlText w:val="%1.%2.%3.%4"/>
      <w:lvlJc w:val="left"/>
      <w:pPr>
        <w:ind w:left="3135" w:hanging="1080"/>
      </w:pPr>
      <w:rPr>
        <w:rFonts w:hint="default"/>
      </w:rPr>
    </w:lvl>
    <w:lvl w:ilvl="4">
      <w:start w:val="1"/>
      <w:numFmt w:val="decimal"/>
      <w:isLgl/>
      <w:lvlText w:val="%1.%2.%3.%4.%5"/>
      <w:lvlJc w:val="left"/>
      <w:pPr>
        <w:ind w:left="3135" w:hanging="1080"/>
      </w:pPr>
      <w:rPr>
        <w:rFonts w:hint="default"/>
      </w:rPr>
    </w:lvl>
    <w:lvl w:ilvl="5">
      <w:start w:val="1"/>
      <w:numFmt w:val="decimal"/>
      <w:isLgl/>
      <w:lvlText w:val="%1.%2.%3.%4.%5.%6"/>
      <w:lvlJc w:val="left"/>
      <w:pPr>
        <w:ind w:left="3495" w:hanging="1440"/>
      </w:pPr>
      <w:rPr>
        <w:rFonts w:hint="default"/>
      </w:rPr>
    </w:lvl>
    <w:lvl w:ilvl="6">
      <w:start w:val="1"/>
      <w:numFmt w:val="decimal"/>
      <w:isLgl/>
      <w:lvlText w:val="%1.%2.%3.%4.%5.%6.%7"/>
      <w:lvlJc w:val="left"/>
      <w:pPr>
        <w:ind w:left="3495" w:hanging="1440"/>
      </w:pPr>
      <w:rPr>
        <w:rFonts w:hint="default"/>
      </w:rPr>
    </w:lvl>
    <w:lvl w:ilvl="7">
      <w:start w:val="1"/>
      <w:numFmt w:val="decimal"/>
      <w:isLgl/>
      <w:lvlText w:val="%1.%2.%3.%4.%5.%6.%7.%8"/>
      <w:lvlJc w:val="left"/>
      <w:pPr>
        <w:ind w:left="3855" w:hanging="1800"/>
      </w:pPr>
      <w:rPr>
        <w:rFonts w:hint="default"/>
      </w:rPr>
    </w:lvl>
    <w:lvl w:ilvl="8">
      <w:start w:val="1"/>
      <w:numFmt w:val="decimal"/>
      <w:isLgl/>
      <w:lvlText w:val="%1.%2.%3.%4.%5.%6.%7.%8.%9"/>
      <w:lvlJc w:val="left"/>
      <w:pPr>
        <w:ind w:left="4215" w:hanging="2160"/>
      </w:pPr>
      <w:rPr>
        <w:rFonts w:hint="default"/>
      </w:rPr>
    </w:lvl>
  </w:abstractNum>
  <w:abstractNum w:abstractNumId="15" w15:restartNumberingAfterBreak="0">
    <w:nsid w:val="2E9F33F8"/>
    <w:multiLevelType w:val="hybridMultilevel"/>
    <w:tmpl w:val="BDF88C2C"/>
    <w:lvl w:ilvl="0" w:tplc="42844576">
      <w:numFmt w:val="bullet"/>
      <w:lvlText w:val="-"/>
      <w:lvlJc w:val="left"/>
      <w:pPr>
        <w:ind w:left="720" w:hanging="360"/>
      </w:pPr>
      <w:rPr>
        <w:rFonts w:ascii="Arial MT" w:eastAsia="Arial MT" w:hAnsi="Arial MT" w:cs="Arial MT" w:hint="default"/>
        <w:b w:val="0"/>
        <w:bCs w:val="0"/>
        <w:i w:val="0"/>
        <w:iCs w:val="0"/>
        <w:spacing w:val="0"/>
        <w:w w:val="100"/>
        <w:sz w:val="26"/>
        <w:szCs w:val="26"/>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9E3C18"/>
    <w:multiLevelType w:val="multilevel"/>
    <w:tmpl w:val="3A1484E6"/>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C316F05"/>
    <w:multiLevelType w:val="hybridMultilevel"/>
    <w:tmpl w:val="CCAC89EC"/>
    <w:lvl w:ilvl="0" w:tplc="42844576">
      <w:numFmt w:val="bullet"/>
      <w:lvlText w:val="-"/>
      <w:lvlJc w:val="left"/>
      <w:pPr>
        <w:ind w:left="720" w:hanging="360"/>
      </w:pPr>
      <w:rPr>
        <w:rFonts w:ascii="Arial MT" w:eastAsia="Arial MT" w:hAnsi="Arial MT" w:cs="Arial MT" w:hint="default"/>
        <w:b w:val="0"/>
        <w:bCs w:val="0"/>
        <w:i w:val="0"/>
        <w:iCs w:val="0"/>
        <w:spacing w:val="0"/>
        <w:w w:val="100"/>
        <w:sz w:val="26"/>
        <w:szCs w:val="26"/>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0C748CA"/>
    <w:multiLevelType w:val="hybridMultilevel"/>
    <w:tmpl w:val="44BA14B6"/>
    <w:lvl w:ilvl="0" w:tplc="C39E1B34">
      <w:start w:val="1"/>
      <w:numFmt w:val="decimal"/>
      <w:lvlText w:val="%1-"/>
      <w:lvlJc w:val="left"/>
      <w:pPr>
        <w:ind w:left="420" w:hanging="42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45341F1B"/>
    <w:multiLevelType w:val="hybridMultilevel"/>
    <w:tmpl w:val="F5BA8CBA"/>
    <w:lvl w:ilvl="0" w:tplc="5A12F340">
      <w:start w:val="1"/>
      <w:numFmt w:val="bullet"/>
      <w:lvlText w:val="o"/>
      <w:lvlJc w:val="left"/>
      <w:pPr>
        <w:ind w:left="787" w:hanging="360"/>
      </w:pPr>
      <w:rPr>
        <w:rFonts w:ascii="Courier New" w:hAnsi="Courier New" w:cs="Courier New" w:hint="default"/>
      </w:rPr>
    </w:lvl>
    <w:lvl w:ilvl="1" w:tplc="82EAB1F4" w:tentative="1">
      <w:start w:val="1"/>
      <w:numFmt w:val="bullet"/>
      <w:lvlText w:val="o"/>
      <w:lvlJc w:val="left"/>
      <w:pPr>
        <w:ind w:left="1507" w:hanging="360"/>
      </w:pPr>
      <w:rPr>
        <w:rFonts w:ascii="Courier New" w:hAnsi="Courier New" w:cs="Courier New" w:hint="default"/>
      </w:rPr>
    </w:lvl>
    <w:lvl w:ilvl="2" w:tplc="8EBC6596" w:tentative="1">
      <w:start w:val="1"/>
      <w:numFmt w:val="bullet"/>
      <w:lvlText w:val=""/>
      <w:lvlJc w:val="left"/>
      <w:pPr>
        <w:ind w:left="2227" w:hanging="360"/>
      </w:pPr>
      <w:rPr>
        <w:rFonts w:ascii="Wingdings" w:hAnsi="Wingdings" w:hint="default"/>
      </w:rPr>
    </w:lvl>
    <w:lvl w:ilvl="3" w:tplc="A98001F8" w:tentative="1">
      <w:start w:val="1"/>
      <w:numFmt w:val="bullet"/>
      <w:lvlText w:val=""/>
      <w:lvlJc w:val="left"/>
      <w:pPr>
        <w:ind w:left="2947" w:hanging="360"/>
      </w:pPr>
      <w:rPr>
        <w:rFonts w:ascii="Symbol" w:hAnsi="Symbol" w:hint="default"/>
      </w:rPr>
    </w:lvl>
    <w:lvl w:ilvl="4" w:tplc="C9624D16" w:tentative="1">
      <w:start w:val="1"/>
      <w:numFmt w:val="bullet"/>
      <w:lvlText w:val="o"/>
      <w:lvlJc w:val="left"/>
      <w:pPr>
        <w:ind w:left="3667" w:hanging="360"/>
      </w:pPr>
      <w:rPr>
        <w:rFonts w:ascii="Courier New" w:hAnsi="Courier New" w:cs="Courier New" w:hint="default"/>
      </w:rPr>
    </w:lvl>
    <w:lvl w:ilvl="5" w:tplc="9F4CB3B6" w:tentative="1">
      <w:start w:val="1"/>
      <w:numFmt w:val="bullet"/>
      <w:lvlText w:val=""/>
      <w:lvlJc w:val="left"/>
      <w:pPr>
        <w:ind w:left="4387" w:hanging="360"/>
      </w:pPr>
      <w:rPr>
        <w:rFonts w:ascii="Wingdings" w:hAnsi="Wingdings" w:hint="default"/>
      </w:rPr>
    </w:lvl>
    <w:lvl w:ilvl="6" w:tplc="014AF43C" w:tentative="1">
      <w:start w:val="1"/>
      <w:numFmt w:val="bullet"/>
      <w:lvlText w:val=""/>
      <w:lvlJc w:val="left"/>
      <w:pPr>
        <w:ind w:left="5107" w:hanging="360"/>
      </w:pPr>
      <w:rPr>
        <w:rFonts w:ascii="Symbol" w:hAnsi="Symbol" w:hint="default"/>
      </w:rPr>
    </w:lvl>
    <w:lvl w:ilvl="7" w:tplc="4F469BB0" w:tentative="1">
      <w:start w:val="1"/>
      <w:numFmt w:val="bullet"/>
      <w:lvlText w:val="o"/>
      <w:lvlJc w:val="left"/>
      <w:pPr>
        <w:ind w:left="5827" w:hanging="360"/>
      </w:pPr>
      <w:rPr>
        <w:rFonts w:ascii="Courier New" w:hAnsi="Courier New" w:cs="Courier New" w:hint="default"/>
      </w:rPr>
    </w:lvl>
    <w:lvl w:ilvl="8" w:tplc="3210D5DE" w:tentative="1">
      <w:start w:val="1"/>
      <w:numFmt w:val="bullet"/>
      <w:lvlText w:val=""/>
      <w:lvlJc w:val="left"/>
      <w:pPr>
        <w:ind w:left="6547" w:hanging="360"/>
      </w:pPr>
      <w:rPr>
        <w:rFonts w:ascii="Wingdings" w:hAnsi="Wingdings" w:hint="default"/>
      </w:rPr>
    </w:lvl>
  </w:abstractNum>
  <w:abstractNum w:abstractNumId="20" w15:restartNumberingAfterBreak="0">
    <w:nsid w:val="45E82956"/>
    <w:multiLevelType w:val="hybridMultilevel"/>
    <w:tmpl w:val="AA865DFA"/>
    <w:lvl w:ilvl="0" w:tplc="42844576">
      <w:numFmt w:val="bullet"/>
      <w:lvlText w:val="-"/>
      <w:lvlJc w:val="left"/>
      <w:pPr>
        <w:ind w:left="720" w:hanging="360"/>
      </w:pPr>
      <w:rPr>
        <w:rFonts w:ascii="Arial MT" w:eastAsia="Arial MT" w:hAnsi="Arial MT" w:cs="Arial MT" w:hint="default"/>
        <w:b w:val="0"/>
        <w:bCs w:val="0"/>
        <w:i w:val="0"/>
        <w:iCs w:val="0"/>
        <w:spacing w:val="0"/>
        <w:w w:val="100"/>
        <w:sz w:val="26"/>
        <w:szCs w:val="26"/>
        <w:lang w:val="fr-FR" w:eastAsia="en-US" w:bidi="ar-SA"/>
      </w:rPr>
    </w:lvl>
    <w:lvl w:ilvl="1" w:tplc="6934644A" w:tentative="1">
      <w:start w:val="1"/>
      <w:numFmt w:val="bullet"/>
      <w:lvlText w:val="o"/>
      <w:lvlJc w:val="left"/>
      <w:pPr>
        <w:ind w:left="1440" w:hanging="360"/>
      </w:pPr>
      <w:rPr>
        <w:rFonts w:ascii="Courier New" w:hAnsi="Courier New" w:cs="Courier New" w:hint="default"/>
      </w:rPr>
    </w:lvl>
    <w:lvl w:ilvl="2" w:tplc="F3E64422" w:tentative="1">
      <w:start w:val="1"/>
      <w:numFmt w:val="bullet"/>
      <w:lvlText w:val=""/>
      <w:lvlJc w:val="left"/>
      <w:pPr>
        <w:ind w:left="2160" w:hanging="360"/>
      </w:pPr>
      <w:rPr>
        <w:rFonts w:ascii="Wingdings" w:hAnsi="Wingdings" w:hint="default"/>
      </w:rPr>
    </w:lvl>
    <w:lvl w:ilvl="3" w:tplc="1C485AD4" w:tentative="1">
      <w:start w:val="1"/>
      <w:numFmt w:val="bullet"/>
      <w:lvlText w:val=""/>
      <w:lvlJc w:val="left"/>
      <w:pPr>
        <w:ind w:left="2880" w:hanging="360"/>
      </w:pPr>
      <w:rPr>
        <w:rFonts w:ascii="Symbol" w:hAnsi="Symbol" w:hint="default"/>
      </w:rPr>
    </w:lvl>
    <w:lvl w:ilvl="4" w:tplc="CDB29CBA" w:tentative="1">
      <w:start w:val="1"/>
      <w:numFmt w:val="bullet"/>
      <w:lvlText w:val="o"/>
      <w:lvlJc w:val="left"/>
      <w:pPr>
        <w:ind w:left="3600" w:hanging="360"/>
      </w:pPr>
      <w:rPr>
        <w:rFonts w:ascii="Courier New" w:hAnsi="Courier New" w:cs="Courier New" w:hint="default"/>
      </w:rPr>
    </w:lvl>
    <w:lvl w:ilvl="5" w:tplc="34D2CBA6" w:tentative="1">
      <w:start w:val="1"/>
      <w:numFmt w:val="bullet"/>
      <w:lvlText w:val=""/>
      <w:lvlJc w:val="left"/>
      <w:pPr>
        <w:ind w:left="4320" w:hanging="360"/>
      </w:pPr>
      <w:rPr>
        <w:rFonts w:ascii="Wingdings" w:hAnsi="Wingdings" w:hint="default"/>
      </w:rPr>
    </w:lvl>
    <w:lvl w:ilvl="6" w:tplc="3F422646" w:tentative="1">
      <w:start w:val="1"/>
      <w:numFmt w:val="bullet"/>
      <w:lvlText w:val=""/>
      <w:lvlJc w:val="left"/>
      <w:pPr>
        <w:ind w:left="5040" w:hanging="360"/>
      </w:pPr>
      <w:rPr>
        <w:rFonts w:ascii="Symbol" w:hAnsi="Symbol" w:hint="default"/>
      </w:rPr>
    </w:lvl>
    <w:lvl w:ilvl="7" w:tplc="A22C2150" w:tentative="1">
      <w:start w:val="1"/>
      <w:numFmt w:val="bullet"/>
      <w:lvlText w:val="o"/>
      <w:lvlJc w:val="left"/>
      <w:pPr>
        <w:ind w:left="5760" w:hanging="360"/>
      </w:pPr>
      <w:rPr>
        <w:rFonts w:ascii="Courier New" w:hAnsi="Courier New" w:cs="Courier New" w:hint="default"/>
      </w:rPr>
    </w:lvl>
    <w:lvl w:ilvl="8" w:tplc="64209310" w:tentative="1">
      <w:start w:val="1"/>
      <w:numFmt w:val="bullet"/>
      <w:lvlText w:val=""/>
      <w:lvlJc w:val="left"/>
      <w:pPr>
        <w:ind w:left="6480" w:hanging="360"/>
      </w:pPr>
      <w:rPr>
        <w:rFonts w:ascii="Wingdings" w:hAnsi="Wingdings" w:hint="default"/>
      </w:rPr>
    </w:lvl>
  </w:abstractNum>
  <w:abstractNum w:abstractNumId="21" w15:restartNumberingAfterBreak="0">
    <w:nsid w:val="47FC59A2"/>
    <w:multiLevelType w:val="hybridMultilevel"/>
    <w:tmpl w:val="D7EC3998"/>
    <w:lvl w:ilvl="0" w:tplc="A21A33F8">
      <w:numFmt w:val="bullet"/>
      <w:lvlText w:val="-"/>
      <w:lvlJc w:val="left"/>
      <w:pPr>
        <w:ind w:left="720" w:hanging="360"/>
      </w:pPr>
      <w:rPr>
        <w:rFonts w:ascii="Calibri" w:eastAsiaTheme="minorHAnsi" w:hAnsi="Calibri" w:cs="Calibri" w:hint="default"/>
        <w:b/>
      </w:rPr>
    </w:lvl>
    <w:lvl w:ilvl="1" w:tplc="3082654C" w:tentative="1">
      <w:start w:val="1"/>
      <w:numFmt w:val="bullet"/>
      <w:lvlText w:val="o"/>
      <w:lvlJc w:val="left"/>
      <w:pPr>
        <w:ind w:left="1440" w:hanging="360"/>
      </w:pPr>
      <w:rPr>
        <w:rFonts w:ascii="Courier New" w:hAnsi="Courier New" w:cs="Courier New" w:hint="default"/>
      </w:rPr>
    </w:lvl>
    <w:lvl w:ilvl="2" w:tplc="9E9E91B0" w:tentative="1">
      <w:start w:val="1"/>
      <w:numFmt w:val="bullet"/>
      <w:lvlText w:val=""/>
      <w:lvlJc w:val="left"/>
      <w:pPr>
        <w:ind w:left="2160" w:hanging="360"/>
      </w:pPr>
      <w:rPr>
        <w:rFonts w:ascii="Wingdings" w:hAnsi="Wingdings" w:hint="default"/>
      </w:rPr>
    </w:lvl>
    <w:lvl w:ilvl="3" w:tplc="A6B4E126" w:tentative="1">
      <w:start w:val="1"/>
      <w:numFmt w:val="bullet"/>
      <w:lvlText w:val=""/>
      <w:lvlJc w:val="left"/>
      <w:pPr>
        <w:ind w:left="2880" w:hanging="360"/>
      </w:pPr>
      <w:rPr>
        <w:rFonts w:ascii="Symbol" w:hAnsi="Symbol" w:hint="default"/>
      </w:rPr>
    </w:lvl>
    <w:lvl w:ilvl="4" w:tplc="F930664A" w:tentative="1">
      <w:start w:val="1"/>
      <w:numFmt w:val="bullet"/>
      <w:lvlText w:val="o"/>
      <w:lvlJc w:val="left"/>
      <w:pPr>
        <w:ind w:left="3600" w:hanging="360"/>
      </w:pPr>
      <w:rPr>
        <w:rFonts w:ascii="Courier New" w:hAnsi="Courier New" w:cs="Courier New" w:hint="default"/>
      </w:rPr>
    </w:lvl>
    <w:lvl w:ilvl="5" w:tplc="7F92639E" w:tentative="1">
      <w:start w:val="1"/>
      <w:numFmt w:val="bullet"/>
      <w:lvlText w:val=""/>
      <w:lvlJc w:val="left"/>
      <w:pPr>
        <w:ind w:left="4320" w:hanging="360"/>
      </w:pPr>
      <w:rPr>
        <w:rFonts w:ascii="Wingdings" w:hAnsi="Wingdings" w:hint="default"/>
      </w:rPr>
    </w:lvl>
    <w:lvl w:ilvl="6" w:tplc="1B3ADA6C" w:tentative="1">
      <w:start w:val="1"/>
      <w:numFmt w:val="bullet"/>
      <w:lvlText w:val=""/>
      <w:lvlJc w:val="left"/>
      <w:pPr>
        <w:ind w:left="5040" w:hanging="360"/>
      </w:pPr>
      <w:rPr>
        <w:rFonts w:ascii="Symbol" w:hAnsi="Symbol" w:hint="default"/>
      </w:rPr>
    </w:lvl>
    <w:lvl w:ilvl="7" w:tplc="17EC136E" w:tentative="1">
      <w:start w:val="1"/>
      <w:numFmt w:val="bullet"/>
      <w:lvlText w:val="o"/>
      <w:lvlJc w:val="left"/>
      <w:pPr>
        <w:ind w:left="5760" w:hanging="360"/>
      </w:pPr>
      <w:rPr>
        <w:rFonts w:ascii="Courier New" w:hAnsi="Courier New" w:cs="Courier New" w:hint="default"/>
      </w:rPr>
    </w:lvl>
    <w:lvl w:ilvl="8" w:tplc="A344DCCC" w:tentative="1">
      <w:start w:val="1"/>
      <w:numFmt w:val="bullet"/>
      <w:lvlText w:val=""/>
      <w:lvlJc w:val="left"/>
      <w:pPr>
        <w:ind w:left="6480" w:hanging="360"/>
      </w:pPr>
      <w:rPr>
        <w:rFonts w:ascii="Wingdings" w:hAnsi="Wingdings" w:hint="default"/>
      </w:rPr>
    </w:lvl>
  </w:abstractNum>
  <w:abstractNum w:abstractNumId="22" w15:restartNumberingAfterBreak="0">
    <w:nsid w:val="48F055B6"/>
    <w:multiLevelType w:val="hybridMultilevel"/>
    <w:tmpl w:val="4106F9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99D55E9"/>
    <w:multiLevelType w:val="hybridMultilevel"/>
    <w:tmpl w:val="9252C14A"/>
    <w:lvl w:ilvl="0" w:tplc="4F0256DC">
      <w:start w:val="1"/>
      <w:numFmt w:val="bullet"/>
      <w:lvlText w:val=""/>
      <w:lvlJc w:val="left"/>
      <w:pPr>
        <w:ind w:left="1080" w:hanging="360"/>
      </w:pPr>
      <w:rPr>
        <w:rFonts w:ascii="Symbol" w:hAnsi="Symbol" w:hint="default"/>
      </w:rPr>
    </w:lvl>
    <w:lvl w:ilvl="1" w:tplc="C680C166" w:tentative="1">
      <w:start w:val="1"/>
      <w:numFmt w:val="bullet"/>
      <w:lvlText w:val="o"/>
      <w:lvlJc w:val="left"/>
      <w:pPr>
        <w:ind w:left="1800" w:hanging="360"/>
      </w:pPr>
      <w:rPr>
        <w:rFonts w:ascii="Courier New" w:hAnsi="Courier New" w:cs="Courier New" w:hint="default"/>
      </w:rPr>
    </w:lvl>
    <w:lvl w:ilvl="2" w:tplc="DECA7B7E" w:tentative="1">
      <w:start w:val="1"/>
      <w:numFmt w:val="bullet"/>
      <w:lvlText w:val=""/>
      <w:lvlJc w:val="left"/>
      <w:pPr>
        <w:ind w:left="2520" w:hanging="360"/>
      </w:pPr>
      <w:rPr>
        <w:rFonts w:ascii="Wingdings" w:hAnsi="Wingdings" w:hint="default"/>
      </w:rPr>
    </w:lvl>
    <w:lvl w:ilvl="3" w:tplc="0616F320" w:tentative="1">
      <w:start w:val="1"/>
      <w:numFmt w:val="bullet"/>
      <w:lvlText w:val=""/>
      <w:lvlJc w:val="left"/>
      <w:pPr>
        <w:ind w:left="3240" w:hanging="360"/>
      </w:pPr>
      <w:rPr>
        <w:rFonts w:ascii="Symbol" w:hAnsi="Symbol" w:hint="default"/>
      </w:rPr>
    </w:lvl>
    <w:lvl w:ilvl="4" w:tplc="9B548266" w:tentative="1">
      <w:start w:val="1"/>
      <w:numFmt w:val="bullet"/>
      <w:lvlText w:val="o"/>
      <w:lvlJc w:val="left"/>
      <w:pPr>
        <w:ind w:left="3960" w:hanging="360"/>
      </w:pPr>
      <w:rPr>
        <w:rFonts w:ascii="Courier New" w:hAnsi="Courier New" w:cs="Courier New" w:hint="default"/>
      </w:rPr>
    </w:lvl>
    <w:lvl w:ilvl="5" w:tplc="149CF67A" w:tentative="1">
      <w:start w:val="1"/>
      <w:numFmt w:val="bullet"/>
      <w:lvlText w:val=""/>
      <w:lvlJc w:val="left"/>
      <w:pPr>
        <w:ind w:left="4680" w:hanging="360"/>
      </w:pPr>
      <w:rPr>
        <w:rFonts w:ascii="Wingdings" w:hAnsi="Wingdings" w:hint="default"/>
      </w:rPr>
    </w:lvl>
    <w:lvl w:ilvl="6" w:tplc="31D66650" w:tentative="1">
      <w:start w:val="1"/>
      <w:numFmt w:val="bullet"/>
      <w:lvlText w:val=""/>
      <w:lvlJc w:val="left"/>
      <w:pPr>
        <w:ind w:left="5400" w:hanging="360"/>
      </w:pPr>
      <w:rPr>
        <w:rFonts w:ascii="Symbol" w:hAnsi="Symbol" w:hint="default"/>
      </w:rPr>
    </w:lvl>
    <w:lvl w:ilvl="7" w:tplc="823E0504" w:tentative="1">
      <w:start w:val="1"/>
      <w:numFmt w:val="bullet"/>
      <w:lvlText w:val="o"/>
      <w:lvlJc w:val="left"/>
      <w:pPr>
        <w:ind w:left="6120" w:hanging="360"/>
      </w:pPr>
      <w:rPr>
        <w:rFonts w:ascii="Courier New" w:hAnsi="Courier New" w:cs="Courier New" w:hint="default"/>
      </w:rPr>
    </w:lvl>
    <w:lvl w:ilvl="8" w:tplc="C8B426AE" w:tentative="1">
      <w:start w:val="1"/>
      <w:numFmt w:val="bullet"/>
      <w:lvlText w:val=""/>
      <w:lvlJc w:val="left"/>
      <w:pPr>
        <w:ind w:left="6840" w:hanging="360"/>
      </w:pPr>
      <w:rPr>
        <w:rFonts w:ascii="Wingdings" w:hAnsi="Wingdings" w:hint="default"/>
      </w:rPr>
    </w:lvl>
  </w:abstractNum>
  <w:abstractNum w:abstractNumId="24" w15:restartNumberingAfterBreak="0">
    <w:nsid w:val="49E8001A"/>
    <w:multiLevelType w:val="hybridMultilevel"/>
    <w:tmpl w:val="062AC114"/>
    <w:lvl w:ilvl="0" w:tplc="040C000F">
      <w:start w:val="1"/>
      <w:numFmt w:val="decimal"/>
      <w:lvlText w:val="%1."/>
      <w:lvlJc w:val="left"/>
      <w:pPr>
        <w:ind w:left="2055" w:hanging="360"/>
      </w:pPr>
    </w:lvl>
    <w:lvl w:ilvl="1" w:tplc="040C0019" w:tentative="1">
      <w:start w:val="1"/>
      <w:numFmt w:val="lowerLetter"/>
      <w:lvlText w:val="%2."/>
      <w:lvlJc w:val="left"/>
      <w:pPr>
        <w:ind w:left="2775" w:hanging="360"/>
      </w:pPr>
    </w:lvl>
    <w:lvl w:ilvl="2" w:tplc="040C001B" w:tentative="1">
      <w:start w:val="1"/>
      <w:numFmt w:val="lowerRoman"/>
      <w:lvlText w:val="%3."/>
      <w:lvlJc w:val="right"/>
      <w:pPr>
        <w:ind w:left="3495" w:hanging="180"/>
      </w:pPr>
    </w:lvl>
    <w:lvl w:ilvl="3" w:tplc="040C000F" w:tentative="1">
      <w:start w:val="1"/>
      <w:numFmt w:val="decimal"/>
      <w:lvlText w:val="%4."/>
      <w:lvlJc w:val="left"/>
      <w:pPr>
        <w:ind w:left="4215" w:hanging="360"/>
      </w:pPr>
    </w:lvl>
    <w:lvl w:ilvl="4" w:tplc="040C0019" w:tentative="1">
      <w:start w:val="1"/>
      <w:numFmt w:val="lowerLetter"/>
      <w:lvlText w:val="%5."/>
      <w:lvlJc w:val="left"/>
      <w:pPr>
        <w:ind w:left="4935" w:hanging="360"/>
      </w:pPr>
    </w:lvl>
    <w:lvl w:ilvl="5" w:tplc="040C001B" w:tentative="1">
      <w:start w:val="1"/>
      <w:numFmt w:val="lowerRoman"/>
      <w:lvlText w:val="%6."/>
      <w:lvlJc w:val="right"/>
      <w:pPr>
        <w:ind w:left="5655" w:hanging="180"/>
      </w:pPr>
    </w:lvl>
    <w:lvl w:ilvl="6" w:tplc="040C000F" w:tentative="1">
      <w:start w:val="1"/>
      <w:numFmt w:val="decimal"/>
      <w:lvlText w:val="%7."/>
      <w:lvlJc w:val="left"/>
      <w:pPr>
        <w:ind w:left="6375" w:hanging="360"/>
      </w:pPr>
    </w:lvl>
    <w:lvl w:ilvl="7" w:tplc="040C0019" w:tentative="1">
      <w:start w:val="1"/>
      <w:numFmt w:val="lowerLetter"/>
      <w:lvlText w:val="%8."/>
      <w:lvlJc w:val="left"/>
      <w:pPr>
        <w:ind w:left="7095" w:hanging="360"/>
      </w:pPr>
    </w:lvl>
    <w:lvl w:ilvl="8" w:tplc="040C001B" w:tentative="1">
      <w:start w:val="1"/>
      <w:numFmt w:val="lowerRoman"/>
      <w:lvlText w:val="%9."/>
      <w:lvlJc w:val="right"/>
      <w:pPr>
        <w:ind w:left="7815" w:hanging="180"/>
      </w:pPr>
    </w:lvl>
  </w:abstractNum>
  <w:abstractNum w:abstractNumId="25" w15:restartNumberingAfterBreak="0">
    <w:nsid w:val="525839BE"/>
    <w:multiLevelType w:val="multilevel"/>
    <w:tmpl w:val="ECD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344813"/>
    <w:multiLevelType w:val="hybridMultilevel"/>
    <w:tmpl w:val="A9687BE6"/>
    <w:lvl w:ilvl="0" w:tplc="D35E34FC">
      <w:start w:val="1"/>
      <w:numFmt w:val="bullet"/>
      <w:lvlText w:val="o"/>
      <w:lvlJc w:val="left"/>
      <w:pPr>
        <w:ind w:left="1440" w:hanging="360"/>
      </w:pPr>
      <w:rPr>
        <w:rFonts w:ascii="Courier New" w:hAnsi="Courier New" w:cs="Courier New" w:hint="default"/>
      </w:rPr>
    </w:lvl>
    <w:lvl w:ilvl="1" w:tplc="28523A68" w:tentative="1">
      <w:start w:val="1"/>
      <w:numFmt w:val="bullet"/>
      <w:lvlText w:val="o"/>
      <w:lvlJc w:val="left"/>
      <w:pPr>
        <w:ind w:left="2160" w:hanging="360"/>
      </w:pPr>
      <w:rPr>
        <w:rFonts w:ascii="Courier New" w:hAnsi="Courier New" w:cs="Courier New" w:hint="default"/>
      </w:rPr>
    </w:lvl>
    <w:lvl w:ilvl="2" w:tplc="F3FCCD06" w:tentative="1">
      <w:start w:val="1"/>
      <w:numFmt w:val="bullet"/>
      <w:lvlText w:val=""/>
      <w:lvlJc w:val="left"/>
      <w:pPr>
        <w:ind w:left="2880" w:hanging="360"/>
      </w:pPr>
      <w:rPr>
        <w:rFonts w:ascii="Wingdings" w:hAnsi="Wingdings" w:hint="default"/>
      </w:rPr>
    </w:lvl>
    <w:lvl w:ilvl="3" w:tplc="F4588044" w:tentative="1">
      <w:start w:val="1"/>
      <w:numFmt w:val="bullet"/>
      <w:lvlText w:val=""/>
      <w:lvlJc w:val="left"/>
      <w:pPr>
        <w:ind w:left="3600" w:hanging="360"/>
      </w:pPr>
      <w:rPr>
        <w:rFonts w:ascii="Symbol" w:hAnsi="Symbol" w:hint="default"/>
      </w:rPr>
    </w:lvl>
    <w:lvl w:ilvl="4" w:tplc="49FEFF08" w:tentative="1">
      <w:start w:val="1"/>
      <w:numFmt w:val="bullet"/>
      <w:lvlText w:val="o"/>
      <w:lvlJc w:val="left"/>
      <w:pPr>
        <w:ind w:left="4320" w:hanging="360"/>
      </w:pPr>
      <w:rPr>
        <w:rFonts w:ascii="Courier New" w:hAnsi="Courier New" w:cs="Courier New" w:hint="default"/>
      </w:rPr>
    </w:lvl>
    <w:lvl w:ilvl="5" w:tplc="69289BB6" w:tentative="1">
      <w:start w:val="1"/>
      <w:numFmt w:val="bullet"/>
      <w:lvlText w:val=""/>
      <w:lvlJc w:val="left"/>
      <w:pPr>
        <w:ind w:left="5040" w:hanging="360"/>
      </w:pPr>
      <w:rPr>
        <w:rFonts w:ascii="Wingdings" w:hAnsi="Wingdings" w:hint="default"/>
      </w:rPr>
    </w:lvl>
    <w:lvl w:ilvl="6" w:tplc="0B3C7C1C" w:tentative="1">
      <w:start w:val="1"/>
      <w:numFmt w:val="bullet"/>
      <w:lvlText w:val=""/>
      <w:lvlJc w:val="left"/>
      <w:pPr>
        <w:ind w:left="5760" w:hanging="360"/>
      </w:pPr>
      <w:rPr>
        <w:rFonts w:ascii="Symbol" w:hAnsi="Symbol" w:hint="default"/>
      </w:rPr>
    </w:lvl>
    <w:lvl w:ilvl="7" w:tplc="C3B0E1F6" w:tentative="1">
      <w:start w:val="1"/>
      <w:numFmt w:val="bullet"/>
      <w:lvlText w:val="o"/>
      <w:lvlJc w:val="left"/>
      <w:pPr>
        <w:ind w:left="6480" w:hanging="360"/>
      </w:pPr>
      <w:rPr>
        <w:rFonts w:ascii="Courier New" w:hAnsi="Courier New" w:cs="Courier New" w:hint="default"/>
      </w:rPr>
    </w:lvl>
    <w:lvl w:ilvl="8" w:tplc="5F8E4596" w:tentative="1">
      <w:start w:val="1"/>
      <w:numFmt w:val="bullet"/>
      <w:lvlText w:val=""/>
      <w:lvlJc w:val="left"/>
      <w:pPr>
        <w:ind w:left="7200" w:hanging="360"/>
      </w:pPr>
      <w:rPr>
        <w:rFonts w:ascii="Wingdings" w:hAnsi="Wingdings" w:hint="default"/>
      </w:rPr>
    </w:lvl>
  </w:abstractNum>
  <w:abstractNum w:abstractNumId="27" w15:restartNumberingAfterBreak="0">
    <w:nsid w:val="5D635681"/>
    <w:multiLevelType w:val="hybridMultilevel"/>
    <w:tmpl w:val="C99295C0"/>
    <w:lvl w:ilvl="0" w:tplc="52FE6496">
      <w:start w:val="1"/>
      <w:numFmt w:val="bullet"/>
      <w:lvlText w:val="o"/>
      <w:lvlJc w:val="left"/>
      <w:pPr>
        <w:ind w:left="720" w:hanging="360"/>
      </w:pPr>
      <w:rPr>
        <w:rFonts w:ascii="Courier New" w:hAnsi="Courier New" w:cs="Courier New" w:hint="default"/>
      </w:rPr>
    </w:lvl>
    <w:lvl w:ilvl="1" w:tplc="56CA1094" w:tentative="1">
      <w:start w:val="1"/>
      <w:numFmt w:val="bullet"/>
      <w:lvlText w:val="o"/>
      <w:lvlJc w:val="left"/>
      <w:pPr>
        <w:ind w:left="1440" w:hanging="360"/>
      </w:pPr>
      <w:rPr>
        <w:rFonts w:ascii="Courier New" w:hAnsi="Courier New" w:cs="Courier New" w:hint="default"/>
      </w:rPr>
    </w:lvl>
    <w:lvl w:ilvl="2" w:tplc="56EAD5EE" w:tentative="1">
      <w:start w:val="1"/>
      <w:numFmt w:val="bullet"/>
      <w:lvlText w:val=""/>
      <w:lvlJc w:val="left"/>
      <w:pPr>
        <w:ind w:left="2160" w:hanging="360"/>
      </w:pPr>
      <w:rPr>
        <w:rFonts w:ascii="Wingdings" w:hAnsi="Wingdings" w:hint="default"/>
      </w:rPr>
    </w:lvl>
    <w:lvl w:ilvl="3" w:tplc="C64034AA" w:tentative="1">
      <w:start w:val="1"/>
      <w:numFmt w:val="bullet"/>
      <w:lvlText w:val=""/>
      <w:lvlJc w:val="left"/>
      <w:pPr>
        <w:ind w:left="2880" w:hanging="360"/>
      </w:pPr>
      <w:rPr>
        <w:rFonts w:ascii="Symbol" w:hAnsi="Symbol" w:hint="default"/>
      </w:rPr>
    </w:lvl>
    <w:lvl w:ilvl="4" w:tplc="E6AE49F6" w:tentative="1">
      <w:start w:val="1"/>
      <w:numFmt w:val="bullet"/>
      <w:lvlText w:val="o"/>
      <w:lvlJc w:val="left"/>
      <w:pPr>
        <w:ind w:left="3600" w:hanging="360"/>
      </w:pPr>
      <w:rPr>
        <w:rFonts w:ascii="Courier New" w:hAnsi="Courier New" w:cs="Courier New" w:hint="default"/>
      </w:rPr>
    </w:lvl>
    <w:lvl w:ilvl="5" w:tplc="B5CE0D52" w:tentative="1">
      <w:start w:val="1"/>
      <w:numFmt w:val="bullet"/>
      <w:lvlText w:val=""/>
      <w:lvlJc w:val="left"/>
      <w:pPr>
        <w:ind w:left="4320" w:hanging="360"/>
      </w:pPr>
      <w:rPr>
        <w:rFonts w:ascii="Wingdings" w:hAnsi="Wingdings" w:hint="default"/>
      </w:rPr>
    </w:lvl>
    <w:lvl w:ilvl="6" w:tplc="5F98CFD2" w:tentative="1">
      <w:start w:val="1"/>
      <w:numFmt w:val="bullet"/>
      <w:lvlText w:val=""/>
      <w:lvlJc w:val="left"/>
      <w:pPr>
        <w:ind w:left="5040" w:hanging="360"/>
      </w:pPr>
      <w:rPr>
        <w:rFonts w:ascii="Symbol" w:hAnsi="Symbol" w:hint="default"/>
      </w:rPr>
    </w:lvl>
    <w:lvl w:ilvl="7" w:tplc="40CC2414" w:tentative="1">
      <w:start w:val="1"/>
      <w:numFmt w:val="bullet"/>
      <w:lvlText w:val="o"/>
      <w:lvlJc w:val="left"/>
      <w:pPr>
        <w:ind w:left="5760" w:hanging="360"/>
      </w:pPr>
      <w:rPr>
        <w:rFonts w:ascii="Courier New" w:hAnsi="Courier New" w:cs="Courier New" w:hint="default"/>
      </w:rPr>
    </w:lvl>
    <w:lvl w:ilvl="8" w:tplc="8CF63010" w:tentative="1">
      <w:start w:val="1"/>
      <w:numFmt w:val="bullet"/>
      <w:lvlText w:val=""/>
      <w:lvlJc w:val="left"/>
      <w:pPr>
        <w:ind w:left="6480" w:hanging="360"/>
      </w:pPr>
      <w:rPr>
        <w:rFonts w:ascii="Wingdings" w:hAnsi="Wingdings" w:hint="default"/>
      </w:rPr>
    </w:lvl>
  </w:abstractNum>
  <w:abstractNum w:abstractNumId="28" w15:restartNumberingAfterBreak="0">
    <w:nsid w:val="615B3C22"/>
    <w:multiLevelType w:val="hybridMultilevel"/>
    <w:tmpl w:val="55285A76"/>
    <w:lvl w:ilvl="0" w:tplc="C39E1B34">
      <w:start w:val="1"/>
      <w:numFmt w:val="decimal"/>
      <w:lvlText w:val="%1-"/>
      <w:lvlJc w:val="left"/>
      <w:pPr>
        <w:ind w:left="845" w:hanging="420"/>
      </w:pPr>
      <w:rPr>
        <w:rFonts w:hint="default"/>
      </w:rPr>
    </w:lvl>
    <w:lvl w:ilvl="1" w:tplc="1644AAC2" w:tentative="1">
      <w:start w:val="1"/>
      <w:numFmt w:val="lowerLetter"/>
      <w:lvlText w:val="%2."/>
      <w:lvlJc w:val="left"/>
      <w:pPr>
        <w:ind w:left="1505" w:hanging="360"/>
      </w:pPr>
    </w:lvl>
    <w:lvl w:ilvl="2" w:tplc="8444BF8E" w:tentative="1">
      <w:start w:val="1"/>
      <w:numFmt w:val="lowerRoman"/>
      <w:lvlText w:val="%3."/>
      <w:lvlJc w:val="right"/>
      <w:pPr>
        <w:ind w:left="2225" w:hanging="180"/>
      </w:pPr>
    </w:lvl>
    <w:lvl w:ilvl="3" w:tplc="234EBE50" w:tentative="1">
      <w:start w:val="1"/>
      <w:numFmt w:val="decimal"/>
      <w:lvlText w:val="%4."/>
      <w:lvlJc w:val="left"/>
      <w:pPr>
        <w:ind w:left="2945" w:hanging="360"/>
      </w:pPr>
    </w:lvl>
    <w:lvl w:ilvl="4" w:tplc="BA84ED3C" w:tentative="1">
      <w:start w:val="1"/>
      <w:numFmt w:val="lowerLetter"/>
      <w:lvlText w:val="%5."/>
      <w:lvlJc w:val="left"/>
      <w:pPr>
        <w:ind w:left="3665" w:hanging="360"/>
      </w:pPr>
    </w:lvl>
    <w:lvl w:ilvl="5" w:tplc="B37A00DE" w:tentative="1">
      <w:start w:val="1"/>
      <w:numFmt w:val="lowerRoman"/>
      <w:lvlText w:val="%6."/>
      <w:lvlJc w:val="right"/>
      <w:pPr>
        <w:ind w:left="4385" w:hanging="180"/>
      </w:pPr>
    </w:lvl>
    <w:lvl w:ilvl="6" w:tplc="98D83E66" w:tentative="1">
      <w:start w:val="1"/>
      <w:numFmt w:val="decimal"/>
      <w:lvlText w:val="%7."/>
      <w:lvlJc w:val="left"/>
      <w:pPr>
        <w:ind w:left="5105" w:hanging="360"/>
      </w:pPr>
    </w:lvl>
    <w:lvl w:ilvl="7" w:tplc="5CDCCE68" w:tentative="1">
      <w:start w:val="1"/>
      <w:numFmt w:val="lowerLetter"/>
      <w:lvlText w:val="%8."/>
      <w:lvlJc w:val="left"/>
      <w:pPr>
        <w:ind w:left="5825" w:hanging="360"/>
      </w:pPr>
    </w:lvl>
    <w:lvl w:ilvl="8" w:tplc="214E2290" w:tentative="1">
      <w:start w:val="1"/>
      <w:numFmt w:val="lowerRoman"/>
      <w:lvlText w:val="%9."/>
      <w:lvlJc w:val="right"/>
      <w:pPr>
        <w:ind w:left="6545" w:hanging="180"/>
      </w:pPr>
    </w:lvl>
  </w:abstractNum>
  <w:abstractNum w:abstractNumId="29" w15:restartNumberingAfterBreak="0">
    <w:nsid w:val="63905EB7"/>
    <w:multiLevelType w:val="hybridMultilevel"/>
    <w:tmpl w:val="D214CA52"/>
    <w:lvl w:ilvl="0" w:tplc="300C000F">
      <w:start w:val="1"/>
      <w:numFmt w:val="decimal"/>
      <w:lvlText w:val="%1."/>
      <w:lvlJc w:val="left"/>
      <w:pPr>
        <w:ind w:left="1080" w:hanging="360"/>
      </w:pPr>
    </w:lvl>
    <w:lvl w:ilvl="1" w:tplc="300C0019" w:tentative="1">
      <w:start w:val="1"/>
      <w:numFmt w:val="lowerLetter"/>
      <w:lvlText w:val="%2."/>
      <w:lvlJc w:val="left"/>
      <w:pPr>
        <w:ind w:left="1800" w:hanging="360"/>
      </w:pPr>
    </w:lvl>
    <w:lvl w:ilvl="2" w:tplc="300C001B" w:tentative="1">
      <w:start w:val="1"/>
      <w:numFmt w:val="lowerRoman"/>
      <w:lvlText w:val="%3."/>
      <w:lvlJc w:val="right"/>
      <w:pPr>
        <w:ind w:left="2520" w:hanging="180"/>
      </w:pPr>
    </w:lvl>
    <w:lvl w:ilvl="3" w:tplc="300C000F" w:tentative="1">
      <w:start w:val="1"/>
      <w:numFmt w:val="decimal"/>
      <w:lvlText w:val="%4."/>
      <w:lvlJc w:val="left"/>
      <w:pPr>
        <w:ind w:left="3240" w:hanging="360"/>
      </w:pPr>
    </w:lvl>
    <w:lvl w:ilvl="4" w:tplc="300C0019" w:tentative="1">
      <w:start w:val="1"/>
      <w:numFmt w:val="lowerLetter"/>
      <w:lvlText w:val="%5."/>
      <w:lvlJc w:val="left"/>
      <w:pPr>
        <w:ind w:left="3960" w:hanging="360"/>
      </w:pPr>
    </w:lvl>
    <w:lvl w:ilvl="5" w:tplc="300C001B" w:tentative="1">
      <w:start w:val="1"/>
      <w:numFmt w:val="lowerRoman"/>
      <w:lvlText w:val="%6."/>
      <w:lvlJc w:val="right"/>
      <w:pPr>
        <w:ind w:left="4680" w:hanging="180"/>
      </w:pPr>
    </w:lvl>
    <w:lvl w:ilvl="6" w:tplc="300C000F" w:tentative="1">
      <w:start w:val="1"/>
      <w:numFmt w:val="decimal"/>
      <w:lvlText w:val="%7."/>
      <w:lvlJc w:val="left"/>
      <w:pPr>
        <w:ind w:left="5400" w:hanging="360"/>
      </w:pPr>
    </w:lvl>
    <w:lvl w:ilvl="7" w:tplc="300C0019" w:tentative="1">
      <w:start w:val="1"/>
      <w:numFmt w:val="lowerLetter"/>
      <w:lvlText w:val="%8."/>
      <w:lvlJc w:val="left"/>
      <w:pPr>
        <w:ind w:left="6120" w:hanging="360"/>
      </w:pPr>
    </w:lvl>
    <w:lvl w:ilvl="8" w:tplc="300C001B" w:tentative="1">
      <w:start w:val="1"/>
      <w:numFmt w:val="lowerRoman"/>
      <w:lvlText w:val="%9."/>
      <w:lvlJc w:val="right"/>
      <w:pPr>
        <w:ind w:left="6840" w:hanging="180"/>
      </w:pPr>
    </w:lvl>
  </w:abstractNum>
  <w:abstractNum w:abstractNumId="30" w15:restartNumberingAfterBreak="0">
    <w:nsid w:val="67E04F7F"/>
    <w:multiLevelType w:val="hybridMultilevel"/>
    <w:tmpl w:val="9BF6CE94"/>
    <w:lvl w:ilvl="0" w:tplc="BBFA173C">
      <w:numFmt w:val="bullet"/>
      <w:lvlText w:val="-"/>
      <w:lvlJc w:val="left"/>
      <w:pPr>
        <w:ind w:left="720" w:hanging="360"/>
      </w:pPr>
      <w:rPr>
        <w:rFonts w:ascii="Calibri" w:eastAsiaTheme="minorHAnsi" w:hAnsi="Calibri" w:cs="Calibr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89F65AC"/>
    <w:multiLevelType w:val="multilevel"/>
    <w:tmpl w:val="6E40F744"/>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A482C1E"/>
    <w:multiLevelType w:val="hybridMultilevel"/>
    <w:tmpl w:val="FC3C1710"/>
    <w:lvl w:ilvl="0" w:tplc="A21A33F8">
      <w:numFmt w:val="bullet"/>
      <w:lvlText w:val="-"/>
      <w:lvlJc w:val="left"/>
      <w:pPr>
        <w:ind w:left="720" w:hanging="360"/>
      </w:pPr>
      <w:rPr>
        <w:rFonts w:ascii="Calibri" w:eastAsiaTheme="minorHAnsi" w:hAnsi="Calibri" w:cs="Calibr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791393F"/>
    <w:multiLevelType w:val="hybridMultilevel"/>
    <w:tmpl w:val="CED41C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8AB0481"/>
    <w:multiLevelType w:val="hybridMultilevel"/>
    <w:tmpl w:val="51185B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8F47779"/>
    <w:multiLevelType w:val="hybridMultilevel"/>
    <w:tmpl w:val="641A9C3A"/>
    <w:lvl w:ilvl="0" w:tplc="42844576">
      <w:numFmt w:val="bullet"/>
      <w:lvlText w:val="-"/>
      <w:lvlJc w:val="left"/>
      <w:pPr>
        <w:ind w:left="720" w:hanging="360"/>
      </w:pPr>
      <w:rPr>
        <w:rFonts w:ascii="Arial MT" w:eastAsia="Arial MT" w:hAnsi="Arial MT" w:cs="Arial MT" w:hint="default"/>
        <w:b w:val="0"/>
        <w:bCs w:val="0"/>
        <w:i w:val="0"/>
        <w:iCs w:val="0"/>
        <w:spacing w:val="0"/>
        <w:w w:val="100"/>
        <w:sz w:val="26"/>
        <w:szCs w:val="26"/>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EE15F9A"/>
    <w:multiLevelType w:val="hybridMultilevel"/>
    <w:tmpl w:val="3586D82A"/>
    <w:lvl w:ilvl="0" w:tplc="FBAC9822">
      <w:start w:val="1"/>
      <w:numFmt w:val="bullet"/>
      <w:lvlText w:val="o"/>
      <w:lvlJc w:val="left"/>
      <w:pPr>
        <w:ind w:left="720" w:hanging="360"/>
      </w:pPr>
      <w:rPr>
        <w:rFonts w:ascii="Courier New" w:hAnsi="Courier New" w:cs="Courier New" w:hint="default"/>
      </w:rPr>
    </w:lvl>
    <w:lvl w:ilvl="1" w:tplc="D9C4E7B4" w:tentative="1">
      <w:start w:val="1"/>
      <w:numFmt w:val="lowerLetter"/>
      <w:lvlText w:val="%2."/>
      <w:lvlJc w:val="left"/>
      <w:pPr>
        <w:ind w:left="1440" w:hanging="360"/>
      </w:pPr>
    </w:lvl>
    <w:lvl w:ilvl="2" w:tplc="A2E0FF08" w:tentative="1">
      <w:start w:val="1"/>
      <w:numFmt w:val="lowerRoman"/>
      <w:lvlText w:val="%3."/>
      <w:lvlJc w:val="right"/>
      <w:pPr>
        <w:ind w:left="2160" w:hanging="180"/>
      </w:pPr>
    </w:lvl>
    <w:lvl w:ilvl="3" w:tplc="70607404" w:tentative="1">
      <w:start w:val="1"/>
      <w:numFmt w:val="decimal"/>
      <w:lvlText w:val="%4."/>
      <w:lvlJc w:val="left"/>
      <w:pPr>
        <w:ind w:left="2880" w:hanging="360"/>
      </w:pPr>
    </w:lvl>
    <w:lvl w:ilvl="4" w:tplc="5F98DA66" w:tentative="1">
      <w:start w:val="1"/>
      <w:numFmt w:val="lowerLetter"/>
      <w:lvlText w:val="%5."/>
      <w:lvlJc w:val="left"/>
      <w:pPr>
        <w:ind w:left="3600" w:hanging="360"/>
      </w:pPr>
    </w:lvl>
    <w:lvl w:ilvl="5" w:tplc="F7E6DF36" w:tentative="1">
      <w:start w:val="1"/>
      <w:numFmt w:val="lowerRoman"/>
      <w:lvlText w:val="%6."/>
      <w:lvlJc w:val="right"/>
      <w:pPr>
        <w:ind w:left="4320" w:hanging="180"/>
      </w:pPr>
    </w:lvl>
    <w:lvl w:ilvl="6" w:tplc="9850B9B0" w:tentative="1">
      <w:start w:val="1"/>
      <w:numFmt w:val="decimal"/>
      <w:lvlText w:val="%7."/>
      <w:lvlJc w:val="left"/>
      <w:pPr>
        <w:ind w:left="5040" w:hanging="360"/>
      </w:pPr>
    </w:lvl>
    <w:lvl w:ilvl="7" w:tplc="30BCECF4" w:tentative="1">
      <w:start w:val="1"/>
      <w:numFmt w:val="lowerLetter"/>
      <w:lvlText w:val="%8."/>
      <w:lvlJc w:val="left"/>
      <w:pPr>
        <w:ind w:left="5760" w:hanging="360"/>
      </w:pPr>
    </w:lvl>
    <w:lvl w:ilvl="8" w:tplc="EB06E386" w:tentative="1">
      <w:start w:val="1"/>
      <w:numFmt w:val="lowerRoman"/>
      <w:lvlText w:val="%9."/>
      <w:lvlJc w:val="right"/>
      <w:pPr>
        <w:ind w:left="6480" w:hanging="180"/>
      </w:pPr>
    </w:lvl>
  </w:abstractNum>
  <w:num w:numId="1" w16cid:durableId="1139760765">
    <w:abstractNumId w:val="2"/>
  </w:num>
  <w:num w:numId="2" w16cid:durableId="746223415">
    <w:abstractNumId w:val="16"/>
  </w:num>
  <w:num w:numId="3" w16cid:durableId="1115951279">
    <w:abstractNumId w:val="28"/>
  </w:num>
  <w:num w:numId="4" w16cid:durableId="909269116">
    <w:abstractNumId w:val="7"/>
  </w:num>
  <w:num w:numId="5" w16cid:durableId="1617325657">
    <w:abstractNumId w:val="20"/>
  </w:num>
  <w:num w:numId="6" w16cid:durableId="96412312">
    <w:abstractNumId w:val="23"/>
  </w:num>
  <w:num w:numId="7" w16cid:durableId="4208313">
    <w:abstractNumId w:val="21"/>
  </w:num>
  <w:num w:numId="8" w16cid:durableId="969094036">
    <w:abstractNumId w:val="12"/>
  </w:num>
  <w:num w:numId="9" w16cid:durableId="1306620604">
    <w:abstractNumId w:val="26"/>
  </w:num>
  <w:num w:numId="10" w16cid:durableId="405734198">
    <w:abstractNumId w:val="9"/>
  </w:num>
  <w:num w:numId="11" w16cid:durableId="1458573255">
    <w:abstractNumId w:val="36"/>
  </w:num>
  <w:num w:numId="12" w16cid:durableId="189416212">
    <w:abstractNumId w:val="27"/>
  </w:num>
  <w:num w:numId="13" w16cid:durableId="1576814659">
    <w:abstractNumId w:val="19"/>
  </w:num>
  <w:num w:numId="14" w16cid:durableId="929434377">
    <w:abstractNumId w:val="6"/>
  </w:num>
  <w:num w:numId="15" w16cid:durableId="1609267069">
    <w:abstractNumId w:val="13"/>
  </w:num>
  <w:num w:numId="16" w16cid:durableId="2009670525">
    <w:abstractNumId w:val="31"/>
  </w:num>
  <w:num w:numId="17" w16cid:durableId="1092893846">
    <w:abstractNumId w:val="5"/>
  </w:num>
  <w:num w:numId="18" w16cid:durableId="586890616">
    <w:abstractNumId w:val="18"/>
  </w:num>
  <w:num w:numId="19" w16cid:durableId="600381582">
    <w:abstractNumId w:val="25"/>
  </w:num>
  <w:num w:numId="20" w16cid:durableId="430706076">
    <w:abstractNumId w:val="33"/>
  </w:num>
  <w:num w:numId="21" w16cid:durableId="1462115609">
    <w:abstractNumId w:val="22"/>
  </w:num>
  <w:num w:numId="22" w16cid:durableId="619264868">
    <w:abstractNumId w:val="24"/>
  </w:num>
  <w:num w:numId="23" w16cid:durableId="1206795033">
    <w:abstractNumId w:val="8"/>
  </w:num>
  <w:num w:numId="24" w16cid:durableId="2017417582">
    <w:abstractNumId w:val="14"/>
  </w:num>
  <w:num w:numId="25" w16cid:durableId="1263608743">
    <w:abstractNumId w:val="11"/>
  </w:num>
  <w:num w:numId="26" w16cid:durableId="102698084">
    <w:abstractNumId w:val="34"/>
  </w:num>
  <w:num w:numId="27" w16cid:durableId="1428110899">
    <w:abstractNumId w:val="4"/>
  </w:num>
  <w:num w:numId="28" w16cid:durableId="674890684">
    <w:abstractNumId w:val="1"/>
  </w:num>
  <w:num w:numId="29" w16cid:durableId="1115254066">
    <w:abstractNumId w:val="29"/>
  </w:num>
  <w:num w:numId="30" w16cid:durableId="1610745855">
    <w:abstractNumId w:val="3"/>
  </w:num>
  <w:num w:numId="31" w16cid:durableId="835804418">
    <w:abstractNumId w:val="35"/>
  </w:num>
  <w:num w:numId="32" w16cid:durableId="2114205788">
    <w:abstractNumId w:val="0"/>
  </w:num>
  <w:num w:numId="33" w16cid:durableId="1993561006">
    <w:abstractNumId w:val="15"/>
  </w:num>
  <w:num w:numId="34" w16cid:durableId="1882860846">
    <w:abstractNumId w:val="17"/>
  </w:num>
  <w:num w:numId="35" w16cid:durableId="710301061">
    <w:abstractNumId w:val="32"/>
  </w:num>
  <w:num w:numId="36" w16cid:durableId="900096914">
    <w:abstractNumId w:val="10"/>
  </w:num>
  <w:num w:numId="37" w16cid:durableId="374086206">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IE MAHO WIELFRID">
    <w15:presenceInfo w15:providerId="AD" w15:userId="S::maho.morie@inphb.ci::f6bbfd37-a551-4c23-89e0-9b41a4e2f8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717"/>
    <w:rsid w:val="00002518"/>
    <w:rsid w:val="00003B74"/>
    <w:rsid w:val="00004B8C"/>
    <w:rsid w:val="000115B3"/>
    <w:rsid w:val="000132C6"/>
    <w:rsid w:val="00014CE6"/>
    <w:rsid w:val="00016F55"/>
    <w:rsid w:val="00024475"/>
    <w:rsid w:val="00024F6F"/>
    <w:rsid w:val="000263C3"/>
    <w:rsid w:val="000341BE"/>
    <w:rsid w:val="00035607"/>
    <w:rsid w:val="0004009A"/>
    <w:rsid w:val="0004019F"/>
    <w:rsid w:val="00040428"/>
    <w:rsid w:val="00041846"/>
    <w:rsid w:val="00044A33"/>
    <w:rsid w:val="00044C1E"/>
    <w:rsid w:val="000500CE"/>
    <w:rsid w:val="00050ABD"/>
    <w:rsid w:val="000523E6"/>
    <w:rsid w:val="000566E2"/>
    <w:rsid w:val="00065427"/>
    <w:rsid w:val="00066E70"/>
    <w:rsid w:val="000746FB"/>
    <w:rsid w:val="0007480D"/>
    <w:rsid w:val="000862CD"/>
    <w:rsid w:val="00087CB0"/>
    <w:rsid w:val="000902DD"/>
    <w:rsid w:val="000918A9"/>
    <w:rsid w:val="000930B4"/>
    <w:rsid w:val="00093197"/>
    <w:rsid w:val="000933F1"/>
    <w:rsid w:val="000A160E"/>
    <w:rsid w:val="000A3B64"/>
    <w:rsid w:val="000A6896"/>
    <w:rsid w:val="000B0890"/>
    <w:rsid w:val="000B494C"/>
    <w:rsid w:val="000C2609"/>
    <w:rsid w:val="000C377C"/>
    <w:rsid w:val="000C4E7D"/>
    <w:rsid w:val="000C7CB9"/>
    <w:rsid w:val="000D10D2"/>
    <w:rsid w:val="000D7717"/>
    <w:rsid w:val="000E193B"/>
    <w:rsid w:val="000E1CAE"/>
    <w:rsid w:val="000E230E"/>
    <w:rsid w:val="000E2A7B"/>
    <w:rsid w:val="000E2C38"/>
    <w:rsid w:val="000E2DA6"/>
    <w:rsid w:val="000E2EA3"/>
    <w:rsid w:val="000E34B9"/>
    <w:rsid w:val="000E3FC1"/>
    <w:rsid w:val="000E49BF"/>
    <w:rsid w:val="000E4D8B"/>
    <w:rsid w:val="000F50E7"/>
    <w:rsid w:val="00100513"/>
    <w:rsid w:val="00103E0E"/>
    <w:rsid w:val="00103F89"/>
    <w:rsid w:val="0011477A"/>
    <w:rsid w:val="00116403"/>
    <w:rsid w:val="0011783A"/>
    <w:rsid w:val="00117EC9"/>
    <w:rsid w:val="001212D9"/>
    <w:rsid w:val="00124165"/>
    <w:rsid w:val="00125398"/>
    <w:rsid w:val="0012651F"/>
    <w:rsid w:val="001408DA"/>
    <w:rsid w:val="00142A8E"/>
    <w:rsid w:val="00142CEC"/>
    <w:rsid w:val="0014368C"/>
    <w:rsid w:val="0014616D"/>
    <w:rsid w:val="00150F7A"/>
    <w:rsid w:val="001520D5"/>
    <w:rsid w:val="00160D8E"/>
    <w:rsid w:val="001633D3"/>
    <w:rsid w:val="0016592A"/>
    <w:rsid w:val="001679DB"/>
    <w:rsid w:val="00177E0C"/>
    <w:rsid w:val="00180426"/>
    <w:rsid w:val="00182093"/>
    <w:rsid w:val="00183DE3"/>
    <w:rsid w:val="00183E61"/>
    <w:rsid w:val="00185D44"/>
    <w:rsid w:val="00190F35"/>
    <w:rsid w:val="00196936"/>
    <w:rsid w:val="00196FAF"/>
    <w:rsid w:val="001A094C"/>
    <w:rsid w:val="001A191A"/>
    <w:rsid w:val="001B3AA1"/>
    <w:rsid w:val="001B6E4E"/>
    <w:rsid w:val="001D0493"/>
    <w:rsid w:val="001D6293"/>
    <w:rsid w:val="001D6650"/>
    <w:rsid w:val="001E17DE"/>
    <w:rsid w:val="001E1A1B"/>
    <w:rsid w:val="001E6422"/>
    <w:rsid w:val="001E7C2F"/>
    <w:rsid w:val="00204DF0"/>
    <w:rsid w:val="002053C5"/>
    <w:rsid w:val="0021306A"/>
    <w:rsid w:val="00213379"/>
    <w:rsid w:val="00214288"/>
    <w:rsid w:val="002164FF"/>
    <w:rsid w:val="002169D5"/>
    <w:rsid w:val="0022275D"/>
    <w:rsid w:val="00226E2D"/>
    <w:rsid w:val="002313BC"/>
    <w:rsid w:val="002313D0"/>
    <w:rsid w:val="00234426"/>
    <w:rsid w:val="002370BC"/>
    <w:rsid w:val="00242849"/>
    <w:rsid w:val="002433A1"/>
    <w:rsid w:val="00246B51"/>
    <w:rsid w:val="00256581"/>
    <w:rsid w:val="002612EA"/>
    <w:rsid w:val="00264565"/>
    <w:rsid w:val="00266AD5"/>
    <w:rsid w:val="002673BA"/>
    <w:rsid w:val="0026741B"/>
    <w:rsid w:val="00286827"/>
    <w:rsid w:val="0029464F"/>
    <w:rsid w:val="00297478"/>
    <w:rsid w:val="002A0596"/>
    <w:rsid w:val="002A062A"/>
    <w:rsid w:val="002A17EF"/>
    <w:rsid w:val="002A6B59"/>
    <w:rsid w:val="002A6DFE"/>
    <w:rsid w:val="002B19DA"/>
    <w:rsid w:val="002B23B8"/>
    <w:rsid w:val="002C059C"/>
    <w:rsid w:val="002C0C76"/>
    <w:rsid w:val="002C7D35"/>
    <w:rsid w:val="002D198A"/>
    <w:rsid w:val="002D3B2B"/>
    <w:rsid w:val="002D7235"/>
    <w:rsid w:val="002E0F90"/>
    <w:rsid w:val="002F4839"/>
    <w:rsid w:val="002F709A"/>
    <w:rsid w:val="002F770E"/>
    <w:rsid w:val="00300BF4"/>
    <w:rsid w:val="00302788"/>
    <w:rsid w:val="003101B1"/>
    <w:rsid w:val="00310A11"/>
    <w:rsid w:val="003116C3"/>
    <w:rsid w:val="0032079D"/>
    <w:rsid w:val="003218B4"/>
    <w:rsid w:val="003276E3"/>
    <w:rsid w:val="0033046A"/>
    <w:rsid w:val="0033398F"/>
    <w:rsid w:val="00341094"/>
    <w:rsid w:val="00341127"/>
    <w:rsid w:val="00344F93"/>
    <w:rsid w:val="003476B9"/>
    <w:rsid w:val="00347CB9"/>
    <w:rsid w:val="00347E6B"/>
    <w:rsid w:val="003535F9"/>
    <w:rsid w:val="0035648F"/>
    <w:rsid w:val="0035681D"/>
    <w:rsid w:val="00357388"/>
    <w:rsid w:val="003574FB"/>
    <w:rsid w:val="00360BEA"/>
    <w:rsid w:val="00364C33"/>
    <w:rsid w:val="00365EC2"/>
    <w:rsid w:val="00383539"/>
    <w:rsid w:val="0038791F"/>
    <w:rsid w:val="003919B7"/>
    <w:rsid w:val="00397A62"/>
    <w:rsid w:val="003A3D65"/>
    <w:rsid w:val="003A53B0"/>
    <w:rsid w:val="003B475C"/>
    <w:rsid w:val="003B6CC2"/>
    <w:rsid w:val="003C6EF5"/>
    <w:rsid w:val="003D094F"/>
    <w:rsid w:val="003D4045"/>
    <w:rsid w:val="003D65F0"/>
    <w:rsid w:val="003E05F0"/>
    <w:rsid w:val="003E47EA"/>
    <w:rsid w:val="003E6267"/>
    <w:rsid w:val="00400AC2"/>
    <w:rsid w:val="004045FE"/>
    <w:rsid w:val="00405F46"/>
    <w:rsid w:val="00410506"/>
    <w:rsid w:val="00411382"/>
    <w:rsid w:val="00411B4A"/>
    <w:rsid w:val="00412F6A"/>
    <w:rsid w:val="00420276"/>
    <w:rsid w:val="00421077"/>
    <w:rsid w:val="00426547"/>
    <w:rsid w:val="004269F2"/>
    <w:rsid w:val="00430FF5"/>
    <w:rsid w:val="004365EC"/>
    <w:rsid w:val="00440DA9"/>
    <w:rsid w:val="00441AF5"/>
    <w:rsid w:val="004459B8"/>
    <w:rsid w:val="00453222"/>
    <w:rsid w:val="00457BE7"/>
    <w:rsid w:val="00465C2C"/>
    <w:rsid w:val="004669E8"/>
    <w:rsid w:val="00470482"/>
    <w:rsid w:val="0047386B"/>
    <w:rsid w:val="00474C9C"/>
    <w:rsid w:val="00480405"/>
    <w:rsid w:val="00480B85"/>
    <w:rsid w:val="00481E3D"/>
    <w:rsid w:val="00486547"/>
    <w:rsid w:val="00487EAB"/>
    <w:rsid w:val="00493F7B"/>
    <w:rsid w:val="004B371D"/>
    <w:rsid w:val="004B484A"/>
    <w:rsid w:val="004B6EFC"/>
    <w:rsid w:val="004C0608"/>
    <w:rsid w:val="004D0F96"/>
    <w:rsid w:val="004D6A2C"/>
    <w:rsid w:val="004E45B8"/>
    <w:rsid w:val="004E4DAA"/>
    <w:rsid w:val="004E5818"/>
    <w:rsid w:val="00505881"/>
    <w:rsid w:val="00510E4F"/>
    <w:rsid w:val="0051411F"/>
    <w:rsid w:val="00521AC4"/>
    <w:rsid w:val="00523EEB"/>
    <w:rsid w:val="005265C5"/>
    <w:rsid w:val="00526A5D"/>
    <w:rsid w:val="00530009"/>
    <w:rsid w:val="005350C9"/>
    <w:rsid w:val="00536EE1"/>
    <w:rsid w:val="00540997"/>
    <w:rsid w:val="00541194"/>
    <w:rsid w:val="0054590B"/>
    <w:rsid w:val="00553C22"/>
    <w:rsid w:val="005662A4"/>
    <w:rsid w:val="00571447"/>
    <w:rsid w:val="0057314D"/>
    <w:rsid w:val="0057405E"/>
    <w:rsid w:val="00584633"/>
    <w:rsid w:val="005849A9"/>
    <w:rsid w:val="0059041B"/>
    <w:rsid w:val="00594FBF"/>
    <w:rsid w:val="005978BA"/>
    <w:rsid w:val="005A06FF"/>
    <w:rsid w:val="005A0787"/>
    <w:rsid w:val="005A0DFD"/>
    <w:rsid w:val="005A307E"/>
    <w:rsid w:val="005A7A63"/>
    <w:rsid w:val="005B1002"/>
    <w:rsid w:val="005B22EA"/>
    <w:rsid w:val="005E19D6"/>
    <w:rsid w:val="005E2CE9"/>
    <w:rsid w:val="005E2F77"/>
    <w:rsid w:val="005E3EF6"/>
    <w:rsid w:val="005E7B21"/>
    <w:rsid w:val="005E7E0E"/>
    <w:rsid w:val="005F2F40"/>
    <w:rsid w:val="00605E88"/>
    <w:rsid w:val="00607351"/>
    <w:rsid w:val="006127A0"/>
    <w:rsid w:val="00617685"/>
    <w:rsid w:val="006237C2"/>
    <w:rsid w:val="00636308"/>
    <w:rsid w:val="00636A17"/>
    <w:rsid w:val="00640100"/>
    <w:rsid w:val="00641262"/>
    <w:rsid w:val="00647F3D"/>
    <w:rsid w:val="00650362"/>
    <w:rsid w:val="00650A9E"/>
    <w:rsid w:val="00652836"/>
    <w:rsid w:val="00655D1C"/>
    <w:rsid w:val="006612A5"/>
    <w:rsid w:val="0066150A"/>
    <w:rsid w:val="006626A9"/>
    <w:rsid w:val="00667783"/>
    <w:rsid w:val="00670D9E"/>
    <w:rsid w:val="0067369A"/>
    <w:rsid w:val="006736AF"/>
    <w:rsid w:val="006832E3"/>
    <w:rsid w:val="00683D80"/>
    <w:rsid w:val="006910B6"/>
    <w:rsid w:val="00693D8C"/>
    <w:rsid w:val="00693FE9"/>
    <w:rsid w:val="00697EFC"/>
    <w:rsid w:val="006A3184"/>
    <w:rsid w:val="006A5FCF"/>
    <w:rsid w:val="006A79B3"/>
    <w:rsid w:val="006A7D91"/>
    <w:rsid w:val="006B3517"/>
    <w:rsid w:val="006B3D7A"/>
    <w:rsid w:val="006B7A62"/>
    <w:rsid w:val="006D26E9"/>
    <w:rsid w:val="006D3A04"/>
    <w:rsid w:val="006D7874"/>
    <w:rsid w:val="006E29C3"/>
    <w:rsid w:val="006E2E76"/>
    <w:rsid w:val="006E34AE"/>
    <w:rsid w:val="006E7D86"/>
    <w:rsid w:val="006F12A7"/>
    <w:rsid w:val="006F5EAE"/>
    <w:rsid w:val="006F7942"/>
    <w:rsid w:val="0070582A"/>
    <w:rsid w:val="007065C6"/>
    <w:rsid w:val="00707854"/>
    <w:rsid w:val="007134CE"/>
    <w:rsid w:val="00716B8D"/>
    <w:rsid w:val="0072060C"/>
    <w:rsid w:val="00721246"/>
    <w:rsid w:val="00725932"/>
    <w:rsid w:val="00726C37"/>
    <w:rsid w:val="00727294"/>
    <w:rsid w:val="007279A6"/>
    <w:rsid w:val="0073179A"/>
    <w:rsid w:val="007407FC"/>
    <w:rsid w:val="00740EC9"/>
    <w:rsid w:val="0074140D"/>
    <w:rsid w:val="00741F64"/>
    <w:rsid w:val="007627A6"/>
    <w:rsid w:val="00765205"/>
    <w:rsid w:val="00785277"/>
    <w:rsid w:val="00792C08"/>
    <w:rsid w:val="007A18A0"/>
    <w:rsid w:val="007A3040"/>
    <w:rsid w:val="007A5371"/>
    <w:rsid w:val="007A7B88"/>
    <w:rsid w:val="007B738D"/>
    <w:rsid w:val="007B77F2"/>
    <w:rsid w:val="007C0233"/>
    <w:rsid w:val="007D2981"/>
    <w:rsid w:val="007D3C20"/>
    <w:rsid w:val="007D5D97"/>
    <w:rsid w:val="007E271F"/>
    <w:rsid w:val="007E282B"/>
    <w:rsid w:val="007E3186"/>
    <w:rsid w:val="007E5170"/>
    <w:rsid w:val="007F01F6"/>
    <w:rsid w:val="007F4117"/>
    <w:rsid w:val="00803643"/>
    <w:rsid w:val="00806246"/>
    <w:rsid w:val="00806668"/>
    <w:rsid w:val="00810B30"/>
    <w:rsid w:val="008152ED"/>
    <w:rsid w:val="00815A4C"/>
    <w:rsid w:val="00820938"/>
    <w:rsid w:val="008217CE"/>
    <w:rsid w:val="00825351"/>
    <w:rsid w:val="008304A4"/>
    <w:rsid w:val="00836701"/>
    <w:rsid w:val="0083752D"/>
    <w:rsid w:val="0084262E"/>
    <w:rsid w:val="00843519"/>
    <w:rsid w:val="00846691"/>
    <w:rsid w:val="00850448"/>
    <w:rsid w:val="00851126"/>
    <w:rsid w:val="008553FC"/>
    <w:rsid w:val="00856185"/>
    <w:rsid w:val="0085669F"/>
    <w:rsid w:val="00857A2E"/>
    <w:rsid w:val="00857E18"/>
    <w:rsid w:val="00864B28"/>
    <w:rsid w:val="00870FB1"/>
    <w:rsid w:val="008745C7"/>
    <w:rsid w:val="008845E9"/>
    <w:rsid w:val="008876C7"/>
    <w:rsid w:val="0089394C"/>
    <w:rsid w:val="008B0B31"/>
    <w:rsid w:val="008B1422"/>
    <w:rsid w:val="008B4F33"/>
    <w:rsid w:val="008B50FC"/>
    <w:rsid w:val="008B674B"/>
    <w:rsid w:val="008C1CA2"/>
    <w:rsid w:val="008C42F1"/>
    <w:rsid w:val="008C5E01"/>
    <w:rsid w:val="008C7A04"/>
    <w:rsid w:val="008D1D60"/>
    <w:rsid w:val="008E051A"/>
    <w:rsid w:val="008E065A"/>
    <w:rsid w:val="008E31DC"/>
    <w:rsid w:val="008E3350"/>
    <w:rsid w:val="008F0A3F"/>
    <w:rsid w:val="008F1D4C"/>
    <w:rsid w:val="008F342F"/>
    <w:rsid w:val="008F4185"/>
    <w:rsid w:val="0090792D"/>
    <w:rsid w:val="009111C1"/>
    <w:rsid w:val="009111D0"/>
    <w:rsid w:val="00914FB4"/>
    <w:rsid w:val="00915AAF"/>
    <w:rsid w:val="00920ADF"/>
    <w:rsid w:val="009234A2"/>
    <w:rsid w:val="00931D1F"/>
    <w:rsid w:val="00936B1C"/>
    <w:rsid w:val="00954B9A"/>
    <w:rsid w:val="00956B02"/>
    <w:rsid w:val="00956E7D"/>
    <w:rsid w:val="00960CC2"/>
    <w:rsid w:val="00960DC0"/>
    <w:rsid w:val="00963161"/>
    <w:rsid w:val="00970A1C"/>
    <w:rsid w:val="00973770"/>
    <w:rsid w:val="009770C4"/>
    <w:rsid w:val="00977C46"/>
    <w:rsid w:val="00980CD4"/>
    <w:rsid w:val="00985238"/>
    <w:rsid w:val="009855C1"/>
    <w:rsid w:val="009904DB"/>
    <w:rsid w:val="009915C9"/>
    <w:rsid w:val="00993437"/>
    <w:rsid w:val="009A0219"/>
    <w:rsid w:val="009A0F3E"/>
    <w:rsid w:val="009A41C6"/>
    <w:rsid w:val="009A614A"/>
    <w:rsid w:val="009A65ED"/>
    <w:rsid w:val="009B6147"/>
    <w:rsid w:val="009C3D61"/>
    <w:rsid w:val="009C4CF4"/>
    <w:rsid w:val="009E2E2A"/>
    <w:rsid w:val="009E445C"/>
    <w:rsid w:val="009E48A2"/>
    <w:rsid w:val="009F27F7"/>
    <w:rsid w:val="009F43DD"/>
    <w:rsid w:val="009F6926"/>
    <w:rsid w:val="00A036CA"/>
    <w:rsid w:val="00A0370B"/>
    <w:rsid w:val="00A06616"/>
    <w:rsid w:val="00A07980"/>
    <w:rsid w:val="00A12C58"/>
    <w:rsid w:val="00A14685"/>
    <w:rsid w:val="00A16337"/>
    <w:rsid w:val="00A17E87"/>
    <w:rsid w:val="00A27A5B"/>
    <w:rsid w:val="00A3209F"/>
    <w:rsid w:val="00A33763"/>
    <w:rsid w:val="00A366B2"/>
    <w:rsid w:val="00A4078E"/>
    <w:rsid w:val="00A4235D"/>
    <w:rsid w:val="00A4574D"/>
    <w:rsid w:val="00A473DD"/>
    <w:rsid w:val="00A47CE7"/>
    <w:rsid w:val="00A551BA"/>
    <w:rsid w:val="00A5538B"/>
    <w:rsid w:val="00A569E6"/>
    <w:rsid w:val="00A5781A"/>
    <w:rsid w:val="00A6753E"/>
    <w:rsid w:val="00A73122"/>
    <w:rsid w:val="00A74FD3"/>
    <w:rsid w:val="00A77E6F"/>
    <w:rsid w:val="00A802F5"/>
    <w:rsid w:val="00A809DE"/>
    <w:rsid w:val="00A82F07"/>
    <w:rsid w:val="00A840B9"/>
    <w:rsid w:val="00AA35C0"/>
    <w:rsid w:val="00AA6ED2"/>
    <w:rsid w:val="00AB1D53"/>
    <w:rsid w:val="00AB229B"/>
    <w:rsid w:val="00AB35FA"/>
    <w:rsid w:val="00AB3EEE"/>
    <w:rsid w:val="00AC4937"/>
    <w:rsid w:val="00AC618E"/>
    <w:rsid w:val="00AC62A0"/>
    <w:rsid w:val="00AD0C6C"/>
    <w:rsid w:val="00AD232F"/>
    <w:rsid w:val="00AD73AA"/>
    <w:rsid w:val="00AE2946"/>
    <w:rsid w:val="00AE3FAF"/>
    <w:rsid w:val="00AE50BB"/>
    <w:rsid w:val="00AE51DF"/>
    <w:rsid w:val="00AE67A8"/>
    <w:rsid w:val="00AE749A"/>
    <w:rsid w:val="00AF21F1"/>
    <w:rsid w:val="00AF2D9D"/>
    <w:rsid w:val="00AF3249"/>
    <w:rsid w:val="00AF5C67"/>
    <w:rsid w:val="00B02FF2"/>
    <w:rsid w:val="00B04A7C"/>
    <w:rsid w:val="00B05259"/>
    <w:rsid w:val="00B1042B"/>
    <w:rsid w:val="00B12D4F"/>
    <w:rsid w:val="00B134C7"/>
    <w:rsid w:val="00B15C33"/>
    <w:rsid w:val="00B16B36"/>
    <w:rsid w:val="00B20689"/>
    <w:rsid w:val="00B21C0E"/>
    <w:rsid w:val="00B220D1"/>
    <w:rsid w:val="00B262F7"/>
    <w:rsid w:val="00B26D97"/>
    <w:rsid w:val="00B31A36"/>
    <w:rsid w:val="00B329AA"/>
    <w:rsid w:val="00B33465"/>
    <w:rsid w:val="00B4675B"/>
    <w:rsid w:val="00B4756F"/>
    <w:rsid w:val="00B55306"/>
    <w:rsid w:val="00B60574"/>
    <w:rsid w:val="00B643CB"/>
    <w:rsid w:val="00B66CF9"/>
    <w:rsid w:val="00B71D09"/>
    <w:rsid w:val="00B72205"/>
    <w:rsid w:val="00B7252B"/>
    <w:rsid w:val="00B72B37"/>
    <w:rsid w:val="00B815AB"/>
    <w:rsid w:val="00B832BA"/>
    <w:rsid w:val="00B90E35"/>
    <w:rsid w:val="00B921F9"/>
    <w:rsid w:val="00B9667B"/>
    <w:rsid w:val="00BA2645"/>
    <w:rsid w:val="00BA46F3"/>
    <w:rsid w:val="00BB09AB"/>
    <w:rsid w:val="00BB2327"/>
    <w:rsid w:val="00BB56D2"/>
    <w:rsid w:val="00BC1AF9"/>
    <w:rsid w:val="00BC267F"/>
    <w:rsid w:val="00BC68AD"/>
    <w:rsid w:val="00BC71E4"/>
    <w:rsid w:val="00BD0417"/>
    <w:rsid w:val="00BD0E12"/>
    <w:rsid w:val="00BD26E3"/>
    <w:rsid w:val="00BD3122"/>
    <w:rsid w:val="00BD647F"/>
    <w:rsid w:val="00BD760F"/>
    <w:rsid w:val="00BE2C4A"/>
    <w:rsid w:val="00BE486D"/>
    <w:rsid w:val="00BE72EF"/>
    <w:rsid w:val="00BF3D68"/>
    <w:rsid w:val="00BF7C9F"/>
    <w:rsid w:val="00C034DB"/>
    <w:rsid w:val="00C059A6"/>
    <w:rsid w:val="00C07ECF"/>
    <w:rsid w:val="00C204FC"/>
    <w:rsid w:val="00C20BE7"/>
    <w:rsid w:val="00C24CF1"/>
    <w:rsid w:val="00C31440"/>
    <w:rsid w:val="00C31889"/>
    <w:rsid w:val="00C35A90"/>
    <w:rsid w:val="00C548E2"/>
    <w:rsid w:val="00C5561F"/>
    <w:rsid w:val="00C5730C"/>
    <w:rsid w:val="00C62C8C"/>
    <w:rsid w:val="00C642CB"/>
    <w:rsid w:val="00C65A08"/>
    <w:rsid w:val="00C67976"/>
    <w:rsid w:val="00C73234"/>
    <w:rsid w:val="00C73950"/>
    <w:rsid w:val="00C7620C"/>
    <w:rsid w:val="00C80F71"/>
    <w:rsid w:val="00C8168A"/>
    <w:rsid w:val="00C840B9"/>
    <w:rsid w:val="00C85D53"/>
    <w:rsid w:val="00C86DF7"/>
    <w:rsid w:val="00C93C32"/>
    <w:rsid w:val="00CA35AD"/>
    <w:rsid w:val="00CA60FC"/>
    <w:rsid w:val="00CB0961"/>
    <w:rsid w:val="00CB0D9E"/>
    <w:rsid w:val="00CB1F9D"/>
    <w:rsid w:val="00CB2346"/>
    <w:rsid w:val="00CB6646"/>
    <w:rsid w:val="00CB7455"/>
    <w:rsid w:val="00CC059F"/>
    <w:rsid w:val="00CC5A32"/>
    <w:rsid w:val="00CD2BA1"/>
    <w:rsid w:val="00CD5904"/>
    <w:rsid w:val="00CD69A6"/>
    <w:rsid w:val="00CE246D"/>
    <w:rsid w:val="00CE57EE"/>
    <w:rsid w:val="00CF3BA9"/>
    <w:rsid w:val="00D00692"/>
    <w:rsid w:val="00D01452"/>
    <w:rsid w:val="00D01DB4"/>
    <w:rsid w:val="00D05CD4"/>
    <w:rsid w:val="00D1031C"/>
    <w:rsid w:val="00D21881"/>
    <w:rsid w:val="00D3217C"/>
    <w:rsid w:val="00D34432"/>
    <w:rsid w:val="00D34964"/>
    <w:rsid w:val="00D40F45"/>
    <w:rsid w:val="00D43AA4"/>
    <w:rsid w:val="00D60C1F"/>
    <w:rsid w:val="00D61E63"/>
    <w:rsid w:val="00D63A53"/>
    <w:rsid w:val="00D65FEF"/>
    <w:rsid w:val="00D666BE"/>
    <w:rsid w:val="00D76B4E"/>
    <w:rsid w:val="00D8010D"/>
    <w:rsid w:val="00D80241"/>
    <w:rsid w:val="00D805EA"/>
    <w:rsid w:val="00D87D81"/>
    <w:rsid w:val="00D91E5E"/>
    <w:rsid w:val="00D9435D"/>
    <w:rsid w:val="00D94C08"/>
    <w:rsid w:val="00D974E1"/>
    <w:rsid w:val="00DA533E"/>
    <w:rsid w:val="00DB10A2"/>
    <w:rsid w:val="00DB2FEF"/>
    <w:rsid w:val="00DB7BA6"/>
    <w:rsid w:val="00DC0B9A"/>
    <w:rsid w:val="00DC59CB"/>
    <w:rsid w:val="00DD1A61"/>
    <w:rsid w:val="00DD2F88"/>
    <w:rsid w:val="00DD32F7"/>
    <w:rsid w:val="00DD398C"/>
    <w:rsid w:val="00DD7225"/>
    <w:rsid w:val="00DE2A97"/>
    <w:rsid w:val="00DE76C8"/>
    <w:rsid w:val="00DF02A3"/>
    <w:rsid w:val="00DF247B"/>
    <w:rsid w:val="00DF24BA"/>
    <w:rsid w:val="00DF7850"/>
    <w:rsid w:val="00E00B17"/>
    <w:rsid w:val="00E0441C"/>
    <w:rsid w:val="00E27AFC"/>
    <w:rsid w:val="00E41085"/>
    <w:rsid w:val="00E43DEC"/>
    <w:rsid w:val="00E477D1"/>
    <w:rsid w:val="00E50657"/>
    <w:rsid w:val="00E5196C"/>
    <w:rsid w:val="00E53C7B"/>
    <w:rsid w:val="00E541A7"/>
    <w:rsid w:val="00E62887"/>
    <w:rsid w:val="00E67A4E"/>
    <w:rsid w:val="00E7259B"/>
    <w:rsid w:val="00E7525F"/>
    <w:rsid w:val="00E8460F"/>
    <w:rsid w:val="00E8487E"/>
    <w:rsid w:val="00E864FD"/>
    <w:rsid w:val="00E906DB"/>
    <w:rsid w:val="00E91C2F"/>
    <w:rsid w:val="00E93AD9"/>
    <w:rsid w:val="00E94CDB"/>
    <w:rsid w:val="00EA295E"/>
    <w:rsid w:val="00EA3DAB"/>
    <w:rsid w:val="00EA4925"/>
    <w:rsid w:val="00EA6E29"/>
    <w:rsid w:val="00EB1C4E"/>
    <w:rsid w:val="00EC1FEB"/>
    <w:rsid w:val="00EC2112"/>
    <w:rsid w:val="00EC2991"/>
    <w:rsid w:val="00EC6087"/>
    <w:rsid w:val="00EC74C4"/>
    <w:rsid w:val="00ED5FBE"/>
    <w:rsid w:val="00ED6094"/>
    <w:rsid w:val="00EE1A8E"/>
    <w:rsid w:val="00EF2EB4"/>
    <w:rsid w:val="00EF3295"/>
    <w:rsid w:val="00EF4D86"/>
    <w:rsid w:val="00F01916"/>
    <w:rsid w:val="00F01BBE"/>
    <w:rsid w:val="00F068ED"/>
    <w:rsid w:val="00F06A4C"/>
    <w:rsid w:val="00F1192C"/>
    <w:rsid w:val="00F143D5"/>
    <w:rsid w:val="00F24AF6"/>
    <w:rsid w:val="00F25121"/>
    <w:rsid w:val="00F35AAD"/>
    <w:rsid w:val="00F35FE4"/>
    <w:rsid w:val="00F363CB"/>
    <w:rsid w:val="00F41402"/>
    <w:rsid w:val="00F44658"/>
    <w:rsid w:val="00F531A8"/>
    <w:rsid w:val="00F540E6"/>
    <w:rsid w:val="00F55423"/>
    <w:rsid w:val="00F57B9E"/>
    <w:rsid w:val="00F61A54"/>
    <w:rsid w:val="00F62778"/>
    <w:rsid w:val="00F64E2B"/>
    <w:rsid w:val="00F64EB2"/>
    <w:rsid w:val="00F67818"/>
    <w:rsid w:val="00F7139A"/>
    <w:rsid w:val="00F72F34"/>
    <w:rsid w:val="00F737E5"/>
    <w:rsid w:val="00F74B84"/>
    <w:rsid w:val="00F77A6E"/>
    <w:rsid w:val="00F80BC4"/>
    <w:rsid w:val="00F834F1"/>
    <w:rsid w:val="00F97993"/>
    <w:rsid w:val="00FA03D0"/>
    <w:rsid w:val="00FA2BB4"/>
    <w:rsid w:val="00FA39D4"/>
    <w:rsid w:val="00FA40AB"/>
    <w:rsid w:val="00FA5A12"/>
    <w:rsid w:val="00FB7C79"/>
    <w:rsid w:val="00FC149B"/>
    <w:rsid w:val="00FC2425"/>
    <w:rsid w:val="00FC7E33"/>
    <w:rsid w:val="00FD32BA"/>
    <w:rsid w:val="00FE02FF"/>
    <w:rsid w:val="00FE392E"/>
    <w:rsid w:val="00FF2834"/>
    <w:rsid w:val="00FF7785"/>
    <w:rsid w:val="00FF7E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38F24"/>
  <w15:chartTrackingRefBased/>
  <w15:docId w15:val="{7B0DF58A-AEDF-4036-8F66-B697BAF95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67976"/>
    <w:pPr>
      <w:keepNext/>
      <w:keepLines/>
      <w:spacing w:before="240" w:after="0"/>
      <w:outlineLvl w:val="0"/>
    </w:pPr>
    <w:rPr>
      <w:rFonts w:ascii="Times New Roman" w:eastAsiaTheme="majorEastAsia" w:hAnsi="Times New Roman" w:cstheme="majorBidi"/>
      <w:b/>
      <w:sz w:val="40"/>
      <w:szCs w:val="32"/>
    </w:rPr>
  </w:style>
  <w:style w:type="paragraph" w:styleId="Titre2">
    <w:name w:val="heading 2"/>
    <w:basedOn w:val="Normal"/>
    <w:next w:val="Normal"/>
    <w:link w:val="Titre2Car"/>
    <w:uiPriority w:val="9"/>
    <w:unhideWhenUsed/>
    <w:qFormat/>
    <w:rsid w:val="00BA2645"/>
    <w:pPr>
      <w:keepNext/>
      <w:keepLines/>
      <w:spacing w:before="40" w:after="0"/>
      <w:outlineLvl w:val="1"/>
    </w:pPr>
    <w:rPr>
      <w:rFonts w:ascii="Times New Roman" w:eastAsiaTheme="majorEastAsia" w:hAnsi="Times New Roman" w:cstheme="majorBidi"/>
      <w:b/>
      <w:sz w:val="32"/>
      <w:szCs w:val="26"/>
    </w:rPr>
  </w:style>
  <w:style w:type="paragraph" w:styleId="Titre3">
    <w:name w:val="heading 3"/>
    <w:basedOn w:val="Normal"/>
    <w:link w:val="Titre3Car"/>
    <w:uiPriority w:val="1"/>
    <w:qFormat/>
    <w:rsid w:val="00BA2645"/>
    <w:pPr>
      <w:widowControl w:val="0"/>
      <w:spacing w:after="0" w:line="240" w:lineRule="auto"/>
      <w:outlineLvl w:val="2"/>
    </w:pPr>
    <w:rPr>
      <w:rFonts w:ascii="Times New Roman" w:eastAsia="Times New Roman" w:hAnsi="Times New Roman"/>
      <w:b/>
      <w:bCs/>
      <w:sz w:val="28"/>
      <w:szCs w:val="24"/>
    </w:rPr>
  </w:style>
  <w:style w:type="paragraph" w:styleId="Titre4">
    <w:name w:val="heading 4"/>
    <w:basedOn w:val="Normal"/>
    <w:next w:val="Normal"/>
    <w:link w:val="Titre4Car"/>
    <w:uiPriority w:val="9"/>
    <w:semiHidden/>
    <w:unhideWhenUsed/>
    <w:qFormat/>
    <w:rsid w:val="00B02F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1"/>
    <w:rsid w:val="00BA2645"/>
    <w:rPr>
      <w:rFonts w:ascii="Times New Roman" w:eastAsia="Times New Roman" w:hAnsi="Times New Roman"/>
      <w:b/>
      <w:bCs/>
      <w:sz w:val="28"/>
      <w:szCs w:val="24"/>
    </w:rPr>
  </w:style>
  <w:style w:type="paragraph" w:customStyle="1" w:styleId="Sansinterligne1">
    <w:name w:val="Sans interligne1"/>
    <w:rsid w:val="00650362"/>
    <w:pPr>
      <w:widowControl w:val="0"/>
      <w:suppressAutoHyphens/>
      <w:spacing w:after="0" w:line="240" w:lineRule="auto"/>
    </w:pPr>
    <w:rPr>
      <w:rFonts w:ascii="Open Sans" w:eastAsia="Calibri" w:hAnsi="Open Sans" w:cs="font875"/>
      <w:lang w:val="en-US"/>
    </w:rPr>
  </w:style>
  <w:style w:type="paragraph" w:styleId="En-tte">
    <w:name w:val="header"/>
    <w:basedOn w:val="Normal"/>
    <w:link w:val="En-tteCar"/>
    <w:uiPriority w:val="99"/>
    <w:unhideWhenUsed/>
    <w:rsid w:val="00AB35FA"/>
    <w:pPr>
      <w:tabs>
        <w:tab w:val="center" w:pos="4536"/>
        <w:tab w:val="right" w:pos="9072"/>
      </w:tabs>
      <w:spacing w:after="0" w:line="240" w:lineRule="auto"/>
    </w:pPr>
  </w:style>
  <w:style w:type="character" w:customStyle="1" w:styleId="En-tteCar">
    <w:name w:val="En-tête Car"/>
    <w:basedOn w:val="Policepardfaut"/>
    <w:link w:val="En-tte"/>
    <w:uiPriority w:val="99"/>
    <w:rsid w:val="00AB35FA"/>
  </w:style>
  <w:style w:type="paragraph" w:styleId="Pieddepage">
    <w:name w:val="footer"/>
    <w:basedOn w:val="Normal"/>
    <w:link w:val="PieddepageCar"/>
    <w:uiPriority w:val="99"/>
    <w:unhideWhenUsed/>
    <w:rsid w:val="00AB35F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B35FA"/>
  </w:style>
  <w:style w:type="character" w:customStyle="1" w:styleId="Titre1Car">
    <w:name w:val="Titre 1 Car"/>
    <w:basedOn w:val="Policepardfaut"/>
    <w:link w:val="Titre1"/>
    <w:uiPriority w:val="9"/>
    <w:rsid w:val="00C67976"/>
    <w:rPr>
      <w:rFonts w:ascii="Times New Roman" w:eastAsiaTheme="majorEastAsia" w:hAnsi="Times New Roman" w:cstheme="majorBidi"/>
      <w:b/>
      <w:sz w:val="40"/>
      <w:szCs w:val="32"/>
    </w:rPr>
  </w:style>
  <w:style w:type="paragraph" w:styleId="Paragraphedeliste">
    <w:name w:val="List Paragraph"/>
    <w:basedOn w:val="Normal"/>
    <w:uiPriority w:val="34"/>
    <w:qFormat/>
    <w:rsid w:val="00085704"/>
    <w:pPr>
      <w:ind w:left="720"/>
      <w:contextualSpacing/>
    </w:pPr>
  </w:style>
  <w:style w:type="paragraph" w:styleId="NormalWeb">
    <w:name w:val="Normal (Web)"/>
    <w:basedOn w:val="Normal"/>
    <w:uiPriority w:val="99"/>
    <w:unhideWhenUsed/>
    <w:rsid w:val="00F02DE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semiHidden/>
    <w:rsid w:val="00B02FF2"/>
    <w:rPr>
      <w:rFonts w:asciiTheme="majorHAnsi" w:eastAsiaTheme="majorEastAsia" w:hAnsiTheme="majorHAnsi" w:cstheme="majorBidi"/>
      <w:i/>
      <w:iCs/>
      <w:color w:val="2F5496" w:themeColor="accent1" w:themeShade="BF"/>
    </w:rPr>
  </w:style>
  <w:style w:type="character" w:styleId="Lienhypertexte">
    <w:name w:val="Hyperlink"/>
    <w:basedOn w:val="Policepardfaut"/>
    <w:uiPriority w:val="99"/>
    <w:unhideWhenUsed/>
    <w:rsid w:val="00A73122"/>
    <w:rPr>
      <w:color w:val="0563C1" w:themeColor="hyperlink"/>
      <w:u w:val="single"/>
    </w:rPr>
  </w:style>
  <w:style w:type="character" w:customStyle="1" w:styleId="Mentionnonrsolue1">
    <w:name w:val="Mention non résolue1"/>
    <w:basedOn w:val="Policepardfaut"/>
    <w:uiPriority w:val="99"/>
    <w:semiHidden/>
    <w:unhideWhenUsed/>
    <w:rsid w:val="00A73122"/>
    <w:rPr>
      <w:color w:val="605E5C"/>
      <w:shd w:val="clear" w:color="auto" w:fill="E1DFDD"/>
    </w:rPr>
  </w:style>
  <w:style w:type="character" w:customStyle="1" w:styleId="Mentionnonrsolue2">
    <w:name w:val="Mention non résolue2"/>
    <w:basedOn w:val="Policepardfaut"/>
    <w:uiPriority w:val="99"/>
    <w:semiHidden/>
    <w:unhideWhenUsed/>
    <w:rsid w:val="00E7259B"/>
    <w:rPr>
      <w:color w:val="605E5C"/>
      <w:shd w:val="clear" w:color="auto" w:fill="E1DFDD"/>
    </w:rPr>
  </w:style>
  <w:style w:type="paragraph" w:styleId="Rvision">
    <w:name w:val="Revision"/>
    <w:hidden/>
    <w:uiPriority w:val="99"/>
    <w:semiHidden/>
    <w:rsid w:val="000862CD"/>
    <w:pPr>
      <w:spacing w:after="0" w:line="240" w:lineRule="auto"/>
    </w:pPr>
  </w:style>
  <w:style w:type="character" w:styleId="Marquedecommentaire">
    <w:name w:val="annotation reference"/>
    <w:basedOn w:val="Policepardfaut"/>
    <w:uiPriority w:val="99"/>
    <w:semiHidden/>
    <w:unhideWhenUsed/>
    <w:rsid w:val="000862CD"/>
    <w:rPr>
      <w:sz w:val="16"/>
      <w:szCs w:val="16"/>
    </w:rPr>
  </w:style>
  <w:style w:type="paragraph" w:styleId="Commentaire">
    <w:name w:val="annotation text"/>
    <w:basedOn w:val="Normal"/>
    <w:link w:val="CommentaireCar"/>
    <w:uiPriority w:val="99"/>
    <w:unhideWhenUsed/>
    <w:rsid w:val="000862CD"/>
    <w:pPr>
      <w:spacing w:line="240" w:lineRule="auto"/>
    </w:pPr>
    <w:rPr>
      <w:sz w:val="20"/>
      <w:szCs w:val="20"/>
    </w:rPr>
  </w:style>
  <w:style w:type="character" w:customStyle="1" w:styleId="CommentaireCar">
    <w:name w:val="Commentaire Car"/>
    <w:basedOn w:val="Policepardfaut"/>
    <w:link w:val="Commentaire"/>
    <w:uiPriority w:val="99"/>
    <w:rsid w:val="000862CD"/>
    <w:rPr>
      <w:sz w:val="20"/>
      <w:szCs w:val="20"/>
    </w:rPr>
  </w:style>
  <w:style w:type="paragraph" w:styleId="Objetducommentaire">
    <w:name w:val="annotation subject"/>
    <w:basedOn w:val="Commentaire"/>
    <w:next w:val="Commentaire"/>
    <w:link w:val="ObjetducommentaireCar"/>
    <w:uiPriority w:val="99"/>
    <w:semiHidden/>
    <w:unhideWhenUsed/>
    <w:rsid w:val="000862CD"/>
    <w:rPr>
      <w:b/>
      <w:bCs/>
    </w:rPr>
  </w:style>
  <w:style w:type="character" w:customStyle="1" w:styleId="ObjetducommentaireCar">
    <w:name w:val="Objet du commentaire Car"/>
    <w:basedOn w:val="CommentaireCar"/>
    <w:link w:val="Objetducommentaire"/>
    <w:uiPriority w:val="99"/>
    <w:semiHidden/>
    <w:rsid w:val="000862CD"/>
    <w:rPr>
      <w:b/>
      <w:bCs/>
      <w:sz w:val="20"/>
      <w:szCs w:val="20"/>
    </w:rPr>
  </w:style>
  <w:style w:type="paragraph" w:styleId="Notedebasdepage">
    <w:name w:val="footnote text"/>
    <w:basedOn w:val="Normal"/>
    <w:link w:val="NotedebasdepageCar"/>
    <w:uiPriority w:val="99"/>
    <w:semiHidden/>
    <w:unhideWhenUsed/>
    <w:rsid w:val="009F27F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F27F7"/>
    <w:rPr>
      <w:sz w:val="20"/>
      <w:szCs w:val="20"/>
    </w:rPr>
  </w:style>
  <w:style w:type="character" w:styleId="Appelnotedebasdep">
    <w:name w:val="footnote reference"/>
    <w:basedOn w:val="Policepardfaut"/>
    <w:uiPriority w:val="99"/>
    <w:semiHidden/>
    <w:unhideWhenUsed/>
    <w:rsid w:val="009F27F7"/>
    <w:rPr>
      <w:vertAlign w:val="superscript"/>
    </w:rPr>
  </w:style>
  <w:style w:type="paragraph" w:styleId="Textedebulles">
    <w:name w:val="Balloon Text"/>
    <w:basedOn w:val="Normal"/>
    <w:link w:val="TextedebullesCar"/>
    <w:uiPriority w:val="99"/>
    <w:semiHidden/>
    <w:unhideWhenUsed/>
    <w:rsid w:val="00185D4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85D44"/>
    <w:rPr>
      <w:rFonts w:ascii="Segoe UI" w:hAnsi="Segoe UI" w:cs="Segoe UI"/>
      <w:sz w:val="18"/>
      <w:szCs w:val="18"/>
    </w:rPr>
  </w:style>
  <w:style w:type="character" w:customStyle="1" w:styleId="Titre2Car">
    <w:name w:val="Titre 2 Car"/>
    <w:basedOn w:val="Policepardfaut"/>
    <w:link w:val="Titre2"/>
    <w:uiPriority w:val="9"/>
    <w:rsid w:val="00BA2645"/>
    <w:rPr>
      <w:rFonts w:ascii="Times New Roman" w:eastAsiaTheme="majorEastAsia" w:hAnsi="Times New Roman" w:cstheme="majorBidi"/>
      <w:b/>
      <w:sz w:val="32"/>
      <w:szCs w:val="26"/>
    </w:rPr>
  </w:style>
  <w:style w:type="paragraph" w:styleId="Sansinterligne">
    <w:name w:val="No Spacing"/>
    <w:aliases w:val="les gran"/>
    <w:basedOn w:val="Titre4"/>
    <w:uiPriority w:val="1"/>
    <w:qFormat/>
    <w:rsid w:val="00AB229B"/>
    <w:pPr>
      <w:spacing w:line="240" w:lineRule="auto"/>
    </w:pPr>
    <w:rPr>
      <w:rFonts w:ascii="Times New Roman" w:hAnsi="Times New Roman"/>
      <w:b/>
      <w:i w:val="0"/>
      <w:color w:val="auto"/>
      <w:sz w:val="28"/>
    </w:rPr>
  </w:style>
  <w:style w:type="paragraph" w:styleId="Titre">
    <w:name w:val="Title"/>
    <w:basedOn w:val="Normal"/>
    <w:next w:val="Normal"/>
    <w:link w:val="TitreCar"/>
    <w:uiPriority w:val="10"/>
    <w:qFormat/>
    <w:rsid w:val="00F74B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4B84"/>
    <w:rPr>
      <w:rFonts w:asciiTheme="majorHAnsi" w:eastAsiaTheme="majorEastAsia" w:hAnsiTheme="majorHAnsi" w:cstheme="majorBidi"/>
      <w:spacing w:val="-10"/>
      <w:kern w:val="28"/>
      <w:sz w:val="56"/>
      <w:szCs w:val="56"/>
    </w:rPr>
  </w:style>
  <w:style w:type="table" w:styleId="Grilledutableau">
    <w:name w:val="Table Grid"/>
    <w:basedOn w:val="TableauNormal"/>
    <w:uiPriority w:val="39"/>
    <w:rsid w:val="00341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3">
    <w:name w:val="Mention non résolue3"/>
    <w:basedOn w:val="Policepardfaut"/>
    <w:uiPriority w:val="99"/>
    <w:semiHidden/>
    <w:unhideWhenUsed/>
    <w:rsid w:val="005E2F77"/>
    <w:rPr>
      <w:color w:val="605E5C"/>
      <w:shd w:val="clear" w:color="auto" w:fill="E1DFDD"/>
    </w:rPr>
  </w:style>
  <w:style w:type="paragraph" w:styleId="En-ttedetabledesmatires">
    <w:name w:val="TOC Heading"/>
    <w:basedOn w:val="Titre1"/>
    <w:next w:val="Normal"/>
    <w:uiPriority w:val="39"/>
    <w:unhideWhenUsed/>
    <w:qFormat/>
    <w:rsid w:val="00024475"/>
    <w:pPr>
      <w:outlineLvl w:val="9"/>
    </w:pPr>
    <w:rPr>
      <w:rFonts w:asciiTheme="majorHAnsi" w:hAnsiTheme="majorHAnsi"/>
      <w:b w:val="0"/>
      <w:color w:val="2F5496" w:themeColor="accent1" w:themeShade="BF"/>
      <w:sz w:val="32"/>
    </w:rPr>
  </w:style>
  <w:style w:type="paragraph" w:styleId="TM1">
    <w:name w:val="toc 1"/>
    <w:basedOn w:val="Normal"/>
    <w:next w:val="Normal"/>
    <w:autoRedefine/>
    <w:uiPriority w:val="39"/>
    <w:unhideWhenUsed/>
    <w:rsid w:val="00024475"/>
    <w:pPr>
      <w:spacing w:after="100"/>
    </w:pPr>
  </w:style>
  <w:style w:type="paragraph" w:styleId="TM2">
    <w:name w:val="toc 2"/>
    <w:basedOn w:val="Normal"/>
    <w:next w:val="Normal"/>
    <w:autoRedefine/>
    <w:uiPriority w:val="39"/>
    <w:unhideWhenUsed/>
    <w:rsid w:val="00024475"/>
    <w:pPr>
      <w:spacing w:after="100"/>
      <w:ind w:left="220"/>
    </w:pPr>
  </w:style>
  <w:style w:type="paragraph" w:styleId="TM3">
    <w:name w:val="toc 3"/>
    <w:basedOn w:val="Normal"/>
    <w:next w:val="Normal"/>
    <w:autoRedefine/>
    <w:uiPriority w:val="39"/>
    <w:unhideWhenUsed/>
    <w:rsid w:val="00024475"/>
    <w:pPr>
      <w:spacing w:after="100"/>
      <w:ind w:left="440"/>
    </w:pPr>
  </w:style>
  <w:style w:type="paragraph" w:styleId="Lgende">
    <w:name w:val="caption"/>
    <w:basedOn w:val="Normal"/>
    <w:next w:val="Normal"/>
    <w:uiPriority w:val="35"/>
    <w:unhideWhenUsed/>
    <w:qFormat/>
    <w:rsid w:val="00CB745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3748">
      <w:bodyDiv w:val="1"/>
      <w:marLeft w:val="0"/>
      <w:marRight w:val="0"/>
      <w:marTop w:val="0"/>
      <w:marBottom w:val="0"/>
      <w:divBdr>
        <w:top w:val="none" w:sz="0" w:space="0" w:color="auto"/>
        <w:left w:val="none" w:sz="0" w:space="0" w:color="auto"/>
        <w:bottom w:val="none" w:sz="0" w:space="0" w:color="auto"/>
        <w:right w:val="none" w:sz="0" w:space="0" w:color="auto"/>
      </w:divBdr>
    </w:div>
    <w:div w:id="53702809">
      <w:bodyDiv w:val="1"/>
      <w:marLeft w:val="0"/>
      <w:marRight w:val="0"/>
      <w:marTop w:val="0"/>
      <w:marBottom w:val="0"/>
      <w:divBdr>
        <w:top w:val="none" w:sz="0" w:space="0" w:color="auto"/>
        <w:left w:val="none" w:sz="0" w:space="0" w:color="auto"/>
        <w:bottom w:val="none" w:sz="0" w:space="0" w:color="auto"/>
        <w:right w:val="none" w:sz="0" w:space="0" w:color="auto"/>
      </w:divBdr>
    </w:div>
    <w:div w:id="66736210">
      <w:bodyDiv w:val="1"/>
      <w:marLeft w:val="0"/>
      <w:marRight w:val="0"/>
      <w:marTop w:val="0"/>
      <w:marBottom w:val="0"/>
      <w:divBdr>
        <w:top w:val="none" w:sz="0" w:space="0" w:color="auto"/>
        <w:left w:val="none" w:sz="0" w:space="0" w:color="auto"/>
        <w:bottom w:val="none" w:sz="0" w:space="0" w:color="auto"/>
        <w:right w:val="none" w:sz="0" w:space="0" w:color="auto"/>
      </w:divBdr>
    </w:div>
    <w:div w:id="76249756">
      <w:bodyDiv w:val="1"/>
      <w:marLeft w:val="0"/>
      <w:marRight w:val="0"/>
      <w:marTop w:val="0"/>
      <w:marBottom w:val="0"/>
      <w:divBdr>
        <w:top w:val="none" w:sz="0" w:space="0" w:color="auto"/>
        <w:left w:val="none" w:sz="0" w:space="0" w:color="auto"/>
        <w:bottom w:val="none" w:sz="0" w:space="0" w:color="auto"/>
        <w:right w:val="none" w:sz="0" w:space="0" w:color="auto"/>
      </w:divBdr>
    </w:div>
    <w:div w:id="100032986">
      <w:bodyDiv w:val="1"/>
      <w:marLeft w:val="0"/>
      <w:marRight w:val="0"/>
      <w:marTop w:val="0"/>
      <w:marBottom w:val="0"/>
      <w:divBdr>
        <w:top w:val="none" w:sz="0" w:space="0" w:color="auto"/>
        <w:left w:val="none" w:sz="0" w:space="0" w:color="auto"/>
        <w:bottom w:val="none" w:sz="0" w:space="0" w:color="auto"/>
        <w:right w:val="none" w:sz="0" w:space="0" w:color="auto"/>
      </w:divBdr>
    </w:div>
    <w:div w:id="105273813">
      <w:bodyDiv w:val="1"/>
      <w:marLeft w:val="0"/>
      <w:marRight w:val="0"/>
      <w:marTop w:val="0"/>
      <w:marBottom w:val="0"/>
      <w:divBdr>
        <w:top w:val="none" w:sz="0" w:space="0" w:color="auto"/>
        <w:left w:val="none" w:sz="0" w:space="0" w:color="auto"/>
        <w:bottom w:val="none" w:sz="0" w:space="0" w:color="auto"/>
        <w:right w:val="none" w:sz="0" w:space="0" w:color="auto"/>
      </w:divBdr>
    </w:div>
    <w:div w:id="108664620">
      <w:bodyDiv w:val="1"/>
      <w:marLeft w:val="0"/>
      <w:marRight w:val="0"/>
      <w:marTop w:val="0"/>
      <w:marBottom w:val="0"/>
      <w:divBdr>
        <w:top w:val="none" w:sz="0" w:space="0" w:color="auto"/>
        <w:left w:val="none" w:sz="0" w:space="0" w:color="auto"/>
        <w:bottom w:val="none" w:sz="0" w:space="0" w:color="auto"/>
        <w:right w:val="none" w:sz="0" w:space="0" w:color="auto"/>
      </w:divBdr>
    </w:div>
    <w:div w:id="113718904">
      <w:bodyDiv w:val="1"/>
      <w:marLeft w:val="0"/>
      <w:marRight w:val="0"/>
      <w:marTop w:val="0"/>
      <w:marBottom w:val="0"/>
      <w:divBdr>
        <w:top w:val="none" w:sz="0" w:space="0" w:color="auto"/>
        <w:left w:val="none" w:sz="0" w:space="0" w:color="auto"/>
        <w:bottom w:val="none" w:sz="0" w:space="0" w:color="auto"/>
        <w:right w:val="none" w:sz="0" w:space="0" w:color="auto"/>
      </w:divBdr>
    </w:div>
    <w:div w:id="126557924">
      <w:bodyDiv w:val="1"/>
      <w:marLeft w:val="0"/>
      <w:marRight w:val="0"/>
      <w:marTop w:val="0"/>
      <w:marBottom w:val="0"/>
      <w:divBdr>
        <w:top w:val="none" w:sz="0" w:space="0" w:color="auto"/>
        <w:left w:val="none" w:sz="0" w:space="0" w:color="auto"/>
        <w:bottom w:val="none" w:sz="0" w:space="0" w:color="auto"/>
        <w:right w:val="none" w:sz="0" w:space="0" w:color="auto"/>
      </w:divBdr>
    </w:div>
    <w:div w:id="131993564">
      <w:bodyDiv w:val="1"/>
      <w:marLeft w:val="0"/>
      <w:marRight w:val="0"/>
      <w:marTop w:val="0"/>
      <w:marBottom w:val="0"/>
      <w:divBdr>
        <w:top w:val="none" w:sz="0" w:space="0" w:color="auto"/>
        <w:left w:val="none" w:sz="0" w:space="0" w:color="auto"/>
        <w:bottom w:val="none" w:sz="0" w:space="0" w:color="auto"/>
        <w:right w:val="none" w:sz="0" w:space="0" w:color="auto"/>
      </w:divBdr>
    </w:div>
    <w:div w:id="144706809">
      <w:bodyDiv w:val="1"/>
      <w:marLeft w:val="0"/>
      <w:marRight w:val="0"/>
      <w:marTop w:val="0"/>
      <w:marBottom w:val="0"/>
      <w:divBdr>
        <w:top w:val="none" w:sz="0" w:space="0" w:color="auto"/>
        <w:left w:val="none" w:sz="0" w:space="0" w:color="auto"/>
        <w:bottom w:val="none" w:sz="0" w:space="0" w:color="auto"/>
        <w:right w:val="none" w:sz="0" w:space="0" w:color="auto"/>
      </w:divBdr>
    </w:div>
    <w:div w:id="258606076">
      <w:bodyDiv w:val="1"/>
      <w:marLeft w:val="0"/>
      <w:marRight w:val="0"/>
      <w:marTop w:val="0"/>
      <w:marBottom w:val="0"/>
      <w:divBdr>
        <w:top w:val="none" w:sz="0" w:space="0" w:color="auto"/>
        <w:left w:val="none" w:sz="0" w:space="0" w:color="auto"/>
        <w:bottom w:val="none" w:sz="0" w:space="0" w:color="auto"/>
        <w:right w:val="none" w:sz="0" w:space="0" w:color="auto"/>
      </w:divBdr>
    </w:div>
    <w:div w:id="300116795">
      <w:bodyDiv w:val="1"/>
      <w:marLeft w:val="0"/>
      <w:marRight w:val="0"/>
      <w:marTop w:val="0"/>
      <w:marBottom w:val="0"/>
      <w:divBdr>
        <w:top w:val="none" w:sz="0" w:space="0" w:color="auto"/>
        <w:left w:val="none" w:sz="0" w:space="0" w:color="auto"/>
        <w:bottom w:val="none" w:sz="0" w:space="0" w:color="auto"/>
        <w:right w:val="none" w:sz="0" w:space="0" w:color="auto"/>
      </w:divBdr>
    </w:div>
    <w:div w:id="323432611">
      <w:bodyDiv w:val="1"/>
      <w:marLeft w:val="0"/>
      <w:marRight w:val="0"/>
      <w:marTop w:val="0"/>
      <w:marBottom w:val="0"/>
      <w:divBdr>
        <w:top w:val="none" w:sz="0" w:space="0" w:color="auto"/>
        <w:left w:val="none" w:sz="0" w:space="0" w:color="auto"/>
        <w:bottom w:val="none" w:sz="0" w:space="0" w:color="auto"/>
        <w:right w:val="none" w:sz="0" w:space="0" w:color="auto"/>
      </w:divBdr>
    </w:div>
    <w:div w:id="350379429">
      <w:bodyDiv w:val="1"/>
      <w:marLeft w:val="0"/>
      <w:marRight w:val="0"/>
      <w:marTop w:val="0"/>
      <w:marBottom w:val="0"/>
      <w:divBdr>
        <w:top w:val="none" w:sz="0" w:space="0" w:color="auto"/>
        <w:left w:val="none" w:sz="0" w:space="0" w:color="auto"/>
        <w:bottom w:val="none" w:sz="0" w:space="0" w:color="auto"/>
        <w:right w:val="none" w:sz="0" w:space="0" w:color="auto"/>
      </w:divBdr>
    </w:div>
    <w:div w:id="367879510">
      <w:bodyDiv w:val="1"/>
      <w:marLeft w:val="0"/>
      <w:marRight w:val="0"/>
      <w:marTop w:val="0"/>
      <w:marBottom w:val="0"/>
      <w:divBdr>
        <w:top w:val="none" w:sz="0" w:space="0" w:color="auto"/>
        <w:left w:val="none" w:sz="0" w:space="0" w:color="auto"/>
        <w:bottom w:val="none" w:sz="0" w:space="0" w:color="auto"/>
        <w:right w:val="none" w:sz="0" w:space="0" w:color="auto"/>
      </w:divBdr>
    </w:div>
    <w:div w:id="390151383">
      <w:bodyDiv w:val="1"/>
      <w:marLeft w:val="0"/>
      <w:marRight w:val="0"/>
      <w:marTop w:val="0"/>
      <w:marBottom w:val="0"/>
      <w:divBdr>
        <w:top w:val="none" w:sz="0" w:space="0" w:color="auto"/>
        <w:left w:val="none" w:sz="0" w:space="0" w:color="auto"/>
        <w:bottom w:val="none" w:sz="0" w:space="0" w:color="auto"/>
        <w:right w:val="none" w:sz="0" w:space="0" w:color="auto"/>
      </w:divBdr>
    </w:div>
    <w:div w:id="402488465">
      <w:bodyDiv w:val="1"/>
      <w:marLeft w:val="0"/>
      <w:marRight w:val="0"/>
      <w:marTop w:val="0"/>
      <w:marBottom w:val="0"/>
      <w:divBdr>
        <w:top w:val="none" w:sz="0" w:space="0" w:color="auto"/>
        <w:left w:val="none" w:sz="0" w:space="0" w:color="auto"/>
        <w:bottom w:val="none" w:sz="0" w:space="0" w:color="auto"/>
        <w:right w:val="none" w:sz="0" w:space="0" w:color="auto"/>
      </w:divBdr>
    </w:div>
    <w:div w:id="407506407">
      <w:bodyDiv w:val="1"/>
      <w:marLeft w:val="0"/>
      <w:marRight w:val="0"/>
      <w:marTop w:val="0"/>
      <w:marBottom w:val="0"/>
      <w:divBdr>
        <w:top w:val="none" w:sz="0" w:space="0" w:color="auto"/>
        <w:left w:val="none" w:sz="0" w:space="0" w:color="auto"/>
        <w:bottom w:val="none" w:sz="0" w:space="0" w:color="auto"/>
        <w:right w:val="none" w:sz="0" w:space="0" w:color="auto"/>
      </w:divBdr>
    </w:div>
    <w:div w:id="487208604">
      <w:bodyDiv w:val="1"/>
      <w:marLeft w:val="0"/>
      <w:marRight w:val="0"/>
      <w:marTop w:val="0"/>
      <w:marBottom w:val="0"/>
      <w:divBdr>
        <w:top w:val="none" w:sz="0" w:space="0" w:color="auto"/>
        <w:left w:val="none" w:sz="0" w:space="0" w:color="auto"/>
        <w:bottom w:val="none" w:sz="0" w:space="0" w:color="auto"/>
        <w:right w:val="none" w:sz="0" w:space="0" w:color="auto"/>
      </w:divBdr>
    </w:div>
    <w:div w:id="488209337">
      <w:bodyDiv w:val="1"/>
      <w:marLeft w:val="0"/>
      <w:marRight w:val="0"/>
      <w:marTop w:val="0"/>
      <w:marBottom w:val="0"/>
      <w:divBdr>
        <w:top w:val="none" w:sz="0" w:space="0" w:color="auto"/>
        <w:left w:val="none" w:sz="0" w:space="0" w:color="auto"/>
        <w:bottom w:val="none" w:sz="0" w:space="0" w:color="auto"/>
        <w:right w:val="none" w:sz="0" w:space="0" w:color="auto"/>
      </w:divBdr>
    </w:div>
    <w:div w:id="489371879">
      <w:bodyDiv w:val="1"/>
      <w:marLeft w:val="0"/>
      <w:marRight w:val="0"/>
      <w:marTop w:val="0"/>
      <w:marBottom w:val="0"/>
      <w:divBdr>
        <w:top w:val="none" w:sz="0" w:space="0" w:color="auto"/>
        <w:left w:val="none" w:sz="0" w:space="0" w:color="auto"/>
        <w:bottom w:val="none" w:sz="0" w:space="0" w:color="auto"/>
        <w:right w:val="none" w:sz="0" w:space="0" w:color="auto"/>
      </w:divBdr>
    </w:div>
    <w:div w:id="503517281">
      <w:bodyDiv w:val="1"/>
      <w:marLeft w:val="0"/>
      <w:marRight w:val="0"/>
      <w:marTop w:val="0"/>
      <w:marBottom w:val="0"/>
      <w:divBdr>
        <w:top w:val="none" w:sz="0" w:space="0" w:color="auto"/>
        <w:left w:val="none" w:sz="0" w:space="0" w:color="auto"/>
        <w:bottom w:val="none" w:sz="0" w:space="0" w:color="auto"/>
        <w:right w:val="none" w:sz="0" w:space="0" w:color="auto"/>
      </w:divBdr>
    </w:div>
    <w:div w:id="508058748">
      <w:bodyDiv w:val="1"/>
      <w:marLeft w:val="0"/>
      <w:marRight w:val="0"/>
      <w:marTop w:val="0"/>
      <w:marBottom w:val="0"/>
      <w:divBdr>
        <w:top w:val="none" w:sz="0" w:space="0" w:color="auto"/>
        <w:left w:val="none" w:sz="0" w:space="0" w:color="auto"/>
        <w:bottom w:val="none" w:sz="0" w:space="0" w:color="auto"/>
        <w:right w:val="none" w:sz="0" w:space="0" w:color="auto"/>
      </w:divBdr>
    </w:div>
    <w:div w:id="562180476">
      <w:bodyDiv w:val="1"/>
      <w:marLeft w:val="0"/>
      <w:marRight w:val="0"/>
      <w:marTop w:val="0"/>
      <w:marBottom w:val="0"/>
      <w:divBdr>
        <w:top w:val="none" w:sz="0" w:space="0" w:color="auto"/>
        <w:left w:val="none" w:sz="0" w:space="0" w:color="auto"/>
        <w:bottom w:val="none" w:sz="0" w:space="0" w:color="auto"/>
        <w:right w:val="none" w:sz="0" w:space="0" w:color="auto"/>
      </w:divBdr>
    </w:div>
    <w:div w:id="562717647">
      <w:bodyDiv w:val="1"/>
      <w:marLeft w:val="0"/>
      <w:marRight w:val="0"/>
      <w:marTop w:val="0"/>
      <w:marBottom w:val="0"/>
      <w:divBdr>
        <w:top w:val="none" w:sz="0" w:space="0" w:color="auto"/>
        <w:left w:val="none" w:sz="0" w:space="0" w:color="auto"/>
        <w:bottom w:val="none" w:sz="0" w:space="0" w:color="auto"/>
        <w:right w:val="none" w:sz="0" w:space="0" w:color="auto"/>
      </w:divBdr>
    </w:div>
    <w:div w:id="585772940">
      <w:bodyDiv w:val="1"/>
      <w:marLeft w:val="0"/>
      <w:marRight w:val="0"/>
      <w:marTop w:val="0"/>
      <w:marBottom w:val="0"/>
      <w:divBdr>
        <w:top w:val="none" w:sz="0" w:space="0" w:color="auto"/>
        <w:left w:val="none" w:sz="0" w:space="0" w:color="auto"/>
        <w:bottom w:val="none" w:sz="0" w:space="0" w:color="auto"/>
        <w:right w:val="none" w:sz="0" w:space="0" w:color="auto"/>
      </w:divBdr>
    </w:div>
    <w:div w:id="590895893">
      <w:bodyDiv w:val="1"/>
      <w:marLeft w:val="0"/>
      <w:marRight w:val="0"/>
      <w:marTop w:val="0"/>
      <w:marBottom w:val="0"/>
      <w:divBdr>
        <w:top w:val="none" w:sz="0" w:space="0" w:color="auto"/>
        <w:left w:val="none" w:sz="0" w:space="0" w:color="auto"/>
        <w:bottom w:val="none" w:sz="0" w:space="0" w:color="auto"/>
        <w:right w:val="none" w:sz="0" w:space="0" w:color="auto"/>
      </w:divBdr>
    </w:div>
    <w:div w:id="593443348">
      <w:bodyDiv w:val="1"/>
      <w:marLeft w:val="0"/>
      <w:marRight w:val="0"/>
      <w:marTop w:val="0"/>
      <w:marBottom w:val="0"/>
      <w:divBdr>
        <w:top w:val="none" w:sz="0" w:space="0" w:color="auto"/>
        <w:left w:val="none" w:sz="0" w:space="0" w:color="auto"/>
        <w:bottom w:val="none" w:sz="0" w:space="0" w:color="auto"/>
        <w:right w:val="none" w:sz="0" w:space="0" w:color="auto"/>
      </w:divBdr>
    </w:div>
    <w:div w:id="624889808">
      <w:bodyDiv w:val="1"/>
      <w:marLeft w:val="0"/>
      <w:marRight w:val="0"/>
      <w:marTop w:val="0"/>
      <w:marBottom w:val="0"/>
      <w:divBdr>
        <w:top w:val="none" w:sz="0" w:space="0" w:color="auto"/>
        <w:left w:val="none" w:sz="0" w:space="0" w:color="auto"/>
        <w:bottom w:val="none" w:sz="0" w:space="0" w:color="auto"/>
        <w:right w:val="none" w:sz="0" w:space="0" w:color="auto"/>
      </w:divBdr>
    </w:div>
    <w:div w:id="625817112">
      <w:bodyDiv w:val="1"/>
      <w:marLeft w:val="0"/>
      <w:marRight w:val="0"/>
      <w:marTop w:val="0"/>
      <w:marBottom w:val="0"/>
      <w:divBdr>
        <w:top w:val="none" w:sz="0" w:space="0" w:color="auto"/>
        <w:left w:val="none" w:sz="0" w:space="0" w:color="auto"/>
        <w:bottom w:val="none" w:sz="0" w:space="0" w:color="auto"/>
        <w:right w:val="none" w:sz="0" w:space="0" w:color="auto"/>
      </w:divBdr>
    </w:div>
    <w:div w:id="643004777">
      <w:bodyDiv w:val="1"/>
      <w:marLeft w:val="0"/>
      <w:marRight w:val="0"/>
      <w:marTop w:val="0"/>
      <w:marBottom w:val="0"/>
      <w:divBdr>
        <w:top w:val="none" w:sz="0" w:space="0" w:color="auto"/>
        <w:left w:val="none" w:sz="0" w:space="0" w:color="auto"/>
        <w:bottom w:val="none" w:sz="0" w:space="0" w:color="auto"/>
        <w:right w:val="none" w:sz="0" w:space="0" w:color="auto"/>
      </w:divBdr>
    </w:div>
    <w:div w:id="651563796">
      <w:bodyDiv w:val="1"/>
      <w:marLeft w:val="0"/>
      <w:marRight w:val="0"/>
      <w:marTop w:val="0"/>
      <w:marBottom w:val="0"/>
      <w:divBdr>
        <w:top w:val="none" w:sz="0" w:space="0" w:color="auto"/>
        <w:left w:val="none" w:sz="0" w:space="0" w:color="auto"/>
        <w:bottom w:val="none" w:sz="0" w:space="0" w:color="auto"/>
        <w:right w:val="none" w:sz="0" w:space="0" w:color="auto"/>
      </w:divBdr>
    </w:div>
    <w:div w:id="676542766">
      <w:bodyDiv w:val="1"/>
      <w:marLeft w:val="0"/>
      <w:marRight w:val="0"/>
      <w:marTop w:val="0"/>
      <w:marBottom w:val="0"/>
      <w:divBdr>
        <w:top w:val="none" w:sz="0" w:space="0" w:color="auto"/>
        <w:left w:val="none" w:sz="0" w:space="0" w:color="auto"/>
        <w:bottom w:val="none" w:sz="0" w:space="0" w:color="auto"/>
        <w:right w:val="none" w:sz="0" w:space="0" w:color="auto"/>
      </w:divBdr>
    </w:div>
    <w:div w:id="679746636">
      <w:bodyDiv w:val="1"/>
      <w:marLeft w:val="0"/>
      <w:marRight w:val="0"/>
      <w:marTop w:val="0"/>
      <w:marBottom w:val="0"/>
      <w:divBdr>
        <w:top w:val="none" w:sz="0" w:space="0" w:color="auto"/>
        <w:left w:val="none" w:sz="0" w:space="0" w:color="auto"/>
        <w:bottom w:val="none" w:sz="0" w:space="0" w:color="auto"/>
        <w:right w:val="none" w:sz="0" w:space="0" w:color="auto"/>
      </w:divBdr>
    </w:div>
    <w:div w:id="688219757">
      <w:bodyDiv w:val="1"/>
      <w:marLeft w:val="0"/>
      <w:marRight w:val="0"/>
      <w:marTop w:val="0"/>
      <w:marBottom w:val="0"/>
      <w:divBdr>
        <w:top w:val="none" w:sz="0" w:space="0" w:color="auto"/>
        <w:left w:val="none" w:sz="0" w:space="0" w:color="auto"/>
        <w:bottom w:val="none" w:sz="0" w:space="0" w:color="auto"/>
        <w:right w:val="none" w:sz="0" w:space="0" w:color="auto"/>
      </w:divBdr>
    </w:div>
    <w:div w:id="720206214">
      <w:bodyDiv w:val="1"/>
      <w:marLeft w:val="0"/>
      <w:marRight w:val="0"/>
      <w:marTop w:val="0"/>
      <w:marBottom w:val="0"/>
      <w:divBdr>
        <w:top w:val="none" w:sz="0" w:space="0" w:color="auto"/>
        <w:left w:val="none" w:sz="0" w:space="0" w:color="auto"/>
        <w:bottom w:val="none" w:sz="0" w:space="0" w:color="auto"/>
        <w:right w:val="none" w:sz="0" w:space="0" w:color="auto"/>
      </w:divBdr>
    </w:div>
    <w:div w:id="732970613">
      <w:bodyDiv w:val="1"/>
      <w:marLeft w:val="0"/>
      <w:marRight w:val="0"/>
      <w:marTop w:val="0"/>
      <w:marBottom w:val="0"/>
      <w:divBdr>
        <w:top w:val="none" w:sz="0" w:space="0" w:color="auto"/>
        <w:left w:val="none" w:sz="0" w:space="0" w:color="auto"/>
        <w:bottom w:val="none" w:sz="0" w:space="0" w:color="auto"/>
        <w:right w:val="none" w:sz="0" w:space="0" w:color="auto"/>
      </w:divBdr>
    </w:div>
    <w:div w:id="740254072">
      <w:bodyDiv w:val="1"/>
      <w:marLeft w:val="0"/>
      <w:marRight w:val="0"/>
      <w:marTop w:val="0"/>
      <w:marBottom w:val="0"/>
      <w:divBdr>
        <w:top w:val="none" w:sz="0" w:space="0" w:color="auto"/>
        <w:left w:val="none" w:sz="0" w:space="0" w:color="auto"/>
        <w:bottom w:val="none" w:sz="0" w:space="0" w:color="auto"/>
        <w:right w:val="none" w:sz="0" w:space="0" w:color="auto"/>
      </w:divBdr>
    </w:div>
    <w:div w:id="740447477">
      <w:bodyDiv w:val="1"/>
      <w:marLeft w:val="0"/>
      <w:marRight w:val="0"/>
      <w:marTop w:val="0"/>
      <w:marBottom w:val="0"/>
      <w:divBdr>
        <w:top w:val="none" w:sz="0" w:space="0" w:color="auto"/>
        <w:left w:val="none" w:sz="0" w:space="0" w:color="auto"/>
        <w:bottom w:val="none" w:sz="0" w:space="0" w:color="auto"/>
        <w:right w:val="none" w:sz="0" w:space="0" w:color="auto"/>
      </w:divBdr>
    </w:div>
    <w:div w:id="769739076">
      <w:bodyDiv w:val="1"/>
      <w:marLeft w:val="0"/>
      <w:marRight w:val="0"/>
      <w:marTop w:val="0"/>
      <w:marBottom w:val="0"/>
      <w:divBdr>
        <w:top w:val="none" w:sz="0" w:space="0" w:color="auto"/>
        <w:left w:val="none" w:sz="0" w:space="0" w:color="auto"/>
        <w:bottom w:val="none" w:sz="0" w:space="0" w:color="auto"/>
        <w:right w:val="none" w:sz="0" w:space="0" w:color="auto"/>
      </w:divBdr>
    </w:div>
    <w:div w:id="801077548">
      <w:bodyDiv w:val="1"/>
      <w:marLeft w:val="0"/>
      <w:marRight w:val="0"/>
      <w:marTop w:val="0"/>
      <w:marBottom w:val="0"/>
      <w:divBdr>
        <w:top w:val="none" w:sz="0" w:space="0" w:color="auto"/>
        <w:left w:val="none" w:sz="0" w:space="0" w:color="auto"/>
        <w:bottom w:val="none" w:sz="0" w:space="0" w:color="auto"/>
        <w:right w:val="none" w:sz="0" w:space="0" w:color="auto"/>
      </w:divBdr>
    </w:div>
    <w:div w:id="817258724">
      <w:bodyDiv w:val="1"/>
      <w:marLeft w:val="0"/>
      <w:marRight w:val="0"/>
      <w:marTop w:val="0"/>
      <w:marBottom w:val="0"/>
      <w:divBdr>
        <w:top w:val="none" w:sz="0" w:space="0" w:color="auto"/>
        <w:left w:val="none" w:sz="0" w:space="0" w:color="auto"/>
        <w:bottom w:val="none" w:sz="0" w:space="0" w:color="auto"/>
        <w:right w:val="none" w:sz="0" w:space="0" w:color="auto"/>
      </w:divBdr>
    </w:div>
    <w:div w:id="844053499">
      <w:bodyDiv w:val="1"/>
      <w:marLeft w:val="0"/>
      <w:marRight w:val="0"/>
      <w:marTop w:val="0"/>
      <w:marBottom w:val="0"/>
      <w:divBdr>
        <w:top w:val="none" w:sz="0" w:space="0" w:color="auto"/>
        <w:left w:val="none" w:sz="0" w:space="0" w:color="auto"/>
        <w:bottom w:val="none" w:sz="0" w:space="0" w:color="auto"/>
        <w:right w:val="none" w:sz="0" w:space="0" w:color="auto"/>
      </w:divBdr>
    </w:div>
    <w:div w:id="870218022">
      <w:bodyDiv w:val="1"/>
      <w:marLeft w:val="0"/>
      <w:marRight w:val="0"/>
      <w:marTop w:val="0"/>
      <w:marBottom w:val="0"/>
      <w:divBdr>
        <w:top w:val="none" w:sz="0" w:space="0" w:color="auto"/>
        <w:left w:val="none" w:sz="0" w:space="0" w:color="auto"/>
        <w:bottom w:val="none" w:sz="0" w:space="0" w:color="auto"/>
        <w:right w:val="none" w:sz="0" w:space="0" w:color="auto"/>
      </w:divBdr>
    </w:div>
    <w:div w:id="873074968">
      <w:bodyDiv w:val="1"/>
      <w:marLeft w:val="0"/>
      <w:marRight w:val="0"/>
      <w:marTop w:val="0"/>
      <w:marBottom w:val="0"/>
      <w:divBdr>
        <w:top w:val="none" w:sz="0" w:space="0" w:color="auto"/>
        <w:left w:val="none" w:sz="0" w:space="0" w:color="auto"/>
        <w:bottom w:val="none" w:sz="0" w:space="0" w:color="auto"/>
        <w:right w:val="none" w:sz="0" w:space="0" w:color="auto"/>
      </w:divBdr>
    </w:div>
    <w:div w:id="879786755">
      <w:bodyDiv w:val="1"/>
      <w:marLeft w:val="0"/>
      <w:marRight w:val="0"/>
      <w:marTop w:val="0"/>
      <w:marBottom w:val="0"/>
      <w:divBdr>
        <w:top w:val="none" w:sz="0" w:space="0" w:color="auto"/>
        <w:left w:val="none" w:sz="0" w:space="0" w:color="auto"/>
        <w:bottom w:val="none" w:sz="0" w:space="0" w:color="auto"/>
        <w:right w:val="none" w:sz="0" w:space="0" w:color="auto"/>
      </w:divBdr>
    </w:div>
    <w:div w:id="885727321">
      <w:bodyDiv w:val="1"/>
      <w:marLeft w:val="0"/>
      <w:marRight w:val="0"/>
      <w:marTop w:val="0"/>
      <w:marBottom w:val="0"/>
      <w:divBdr>
        <w:top w:val="none" w:sz="0" w:space="0" w:color="auto"/>
        <w:left w:val="none" w:sz="0" w:space="0" w:color="auto"/>
        <w:bottom w:val="none" w:sz="0" w:space="0" w:color="auto"/>
        <w:right w:val="none" w:sz="0" w:space="0" w:color="auto"/>
      </w:divBdr>
    </w:div>
    <w:div w:id="919480839">
      <w:bodyDiv w:val="1"/>
      <w:marLeft w:val="0"/>
      <w:marRight w:val="0"/>
      <w:marTop w:val="0"/>
      <w:marBottom w:val="0"/>
      <w:divBdr>
        <w:top w:val="none" w:sz="0" w:space="0" w:color="auto"/>
        <w:left w:val="none" w:sz="0" w:space="0" w:color="auto"/>
        <w:bottom w:val="none" w:sz="0" w:space="0" w:color="auto"/>
        <w:right w:val="none" w:sz="0" w:space="0" w:color="auto"/>
      </w:divBdr>
    </w:div>
    <w:div w:id="1007176869">
      <w:bodyDiv w:val="1"/>
      <w:marLeft w:val="0"/>
      <w:marRight w:val="0"/>
      <w:marTop w:val="0"/>
      <w:marBottom w:val="0"/>
      <w:divBdr>
        <w:top w:val="none" w:sz="0" w:space="0" w:color="auto"/>
        <w:left w:val="none" w:sz="0" w:space="0" w:color="auto"/>
        <w:bottom w:val="none" w:sz="0" w:space="0" w:color="auto"/>
        <w:right w:val="none" w:sz="0" w:space="0" w:color="auto"/>
      </w:divBdr>
    </w:div>
    <w:div w:id="1027634773">
      <w:bodyDiv w:val="1"/>
      <w:marLeft w:val="0"/>
      <w:marRight w:val="0"/>
      <w:marTop w:val="0"/>
      <w:marBottom w:val="0"/>
      <w:divBdr>
        <w:top w:val="none" w:sz="0" w:space="0" w:color="auto"/>
        <w:left w:val="none" w:sz="0" w:space="0" w:color="auto"/>
        <w:bottom w:val="none" w:sz="0" w:space="0" w:color="auto"/>
        <w:right w:val="none" w:sz="0" w:space="0" w:color="auto"/>
      </w:divBdr>
    </w:div>
    <w:div w:id="1039548951">
      <w:bodyDiv w:val="1"/>
      <w:marLeft w:val="0"/>
      <w:marRight w:val="0"/>
      <w:marTop w:val="0"/>
      <w:marBottom w:val="0"/>
      <w:divBdr>
        <w:top w:val="none" w:sz="0" w:space="0" w:color="auto"/>
        <w:left w:val="none" w:sz="0" w:space="0" w:color="auto"/>
        <w:bottom w:val="none" w:sz="0" w:space="0" w:color="auto"/>
        <w:right w:val="none" w:sz="0" w:space="0" w:color="auto"/>
      </w:divBdr>
    </w:div>
    <w:div w:id="1045640222">
      <w:bodyDiv w:val="1"/>
      <w:marLeft w:val="0"/>
      <w:marRight w:val="0"/>
      <w:marTop w:val="0"/>
      <w:marBottom w:val="0"/>
      <w:divBdr>
        <w:top w:val="none" w:sz="0" w:space="0" w:color="auto"/>
        <w:left w:val="none" w:sz="0" w:space="0" w:color="auto"/>
        <w:bottom w:val="none" w:sz="0" w:space="0" w:color="auto"/>
        <w:right w:val="none" w:sz="0" w:space="0" w:color="auto"/>
      </w:divBdr>
    </w:div>
    <w:div w:id="1046757802">
      <w:bodyDiv w:val="1"/>
      <w:marLeft w:val="0"/>
      <w:marRight w:val="0"/>
      <w:marTop w:val="0"/>
      <w:marBottom w:val="0"/>
      <w:divBdr>
        <w:top w:val="none" w:sz="0" w:space="0" w:color="auto"/>
        <w:left w:val="none" w:sz="0" w:space="0" w:color="auto"/>
        <w:bottom w:val="none" w:sz="0" w:space="0" w:color="auto"/>
        <w:right w:val="none" w:sz="0" w:space="0" w:color="auto"/>
      </w:divBdr>
    </w:div>
    <w:div w:id="1052004173">
      <w:bodyDiv w:val="1"/>
      <w:marLeft w:val="0"/>
      <w:marRight w:val="0"/>
      <w:marTop w:val="0"/>
      <w:marBottom w:val="0"/>
      <w:divBdr>
        <w:top w:val="none" w:sz="0" w:space="0" w:color="auto"/>
        <w:left w:val="none" w:sz="0" w:space="0" w:color="auto"/>
        <w:bottom w:val="none" w:sz="0" w:space="0" w:color="auto"/>
        <w:right w:val="none" w:sz="0" w:space="0" w:color="auto"/>
      </w:divBdr>
    </w:div>
    <w:div w:id="1074543520">
      <w:bodyDiv w:val="1"/>
      <w:marLeft w:val="0"/>
      <w:marRight w:val="0"/>
      <w:marTop w:val="0"/>
      <w:marBottom w:val="0"/>
      <w:divBdr>
        <w:top w:val="none" w:sz="0" w:space="0" w:color="auto"/>
        <w:left w:val="none" w:sz="0" w:space="0" w:color="auto"/>
        <w:bottom w:val="none" w:sz="0" w:space="0" w:color="auto"/>
        <w:right w:val="none" w:sz="0" w:space="0" w:color="auto"/>
      </w:divBdr>
    </w:div>
    <w:div w:id="1078475894">
      <w:bodyDiv w:val="1"/>
      <w:marLeft w:val="0"/>
      <w:marRight w:val="0"/>
      <w:marTop w:val="0"/>
      <w:marBottom w:val="0"/>
      <w:divBdr>
        <w:top w:val="none" w:sz="0" w:space="0" w:color="auto"/>
        <w:left w:val="none" w:sz="0" w:space="0" w:color="auto"/>
        <w:bottom w:val="none" w:sz="0" w:space="0" w:color="auto"/>
        <w:right w:val="none" w:sz="0" w:space="0" w:color="auto"/>
      </w:divBdr>
    </w:div>
    <w:div w:id="1100683800">
      <w:bodyDiv w:val="1"/>
      <w:marLeft w:val="0"/>
      <w:marRight w:val="0"/>
      <w:marTop w:val="0"/>
      <w:marBottom w:val="0"/>
      <w:divBdr>
        <w:top w:val="none" w:sz="0" w:space="0" w:color="auto"/>
        <w:left w:val="none" w:sz="0" w:space="0" w:color="auto"/>
        <w:bottom w:val="none" w:sz="0" w:space="0" w:color="auto"/>
        <w:right w:val="none" w:sz="0" w:space="0" w:color="auto"/>
      </w:divBdr>
    </w:div>
    <w:div w:id="1168639179">
      <w:bodyDiv w:val="1"/>
      <w:marLeft w:val="0"/>
      <w:marRight w:val="0"/>
      <w:marTop w:val="0"/>
      <w:marBottom w:val="0"/>
      <w:divBdr>
        <w:top w:val="none" w:sz="0" w:space="0" w:color="auto"/>
        <w:left w:val="none" w:sz="0" w:space="0" w:color="auto"/>
        <w:bottom w:val="none" w:sz="0" w:space="0" w:color="auto"/>
        <w:right w:val="none" w:sz="0" w:space="0" w:color="auto"/>
      </w:divBdr>
    </w:div>
    <w:div w:id="1174688190">
      <w:bodyDiv w:val="1"/>
      <w:marLeft w:val="0"/>
      <w:marRight w:val="0"/>
      <w:marTop w:val="0"/>
      <w:marBottom w:val="0"/>
      <w:divBdr>
        <w:top w:val="none" w:sz="0" w:space="0" w:color="auto"/>
        <w:left w:val="none" w:sz="0" w:space="0" w:color="auto"/>
        <w:bottom w:val="none" w:sz="0" w:space="0" w:color="auto"/>
        <w:right w:val="none" w:sz="0" w:space="0" w:color="auto"/>
      </w:divBdr>
    </w:div>
    <w:div w:id="1184201610">
      <w:bodyDiv w:val="1"/>
      <w:marLeft w:val="0"/>
      <w:marRight w:val="0"/>
      <w:marTop w:val="0"/>
      <w:marBottom w:val="0"/>
      <w:divBdr>
        <w:top w:val="none" w:sz="0" w:space="0" w:color="auto"/>
        <w:left w:val="none" w:sz="0" w:space="0" w:color="auto"/>
        <w:bottom w:val="none" w:sz="0" w:space="0" w:color="auto"/>
        <w:right w:val="none" w:sz="0" w:space="0" w:color="auto"/>
      </w:divBdr>
    </w:div>
    <w:div w:id="1217012957">
      <w:bodyDiv w:val="1"/>
      <w:marLeft w:val="0"/>
      <w:marRight w:val="0"/>
      <w:marTop w:val="0"/>
      <w:marBottom w:val="0"/>
      <w:divBdr>
        <w:top w:val="none" w:sz="0" w:space="0" w:color="auto"/>
        <w:left w:val="none" w:sz="0" w:space="0" w:color="auto"/>
        <w:bottom w:val="none" w:sz="0" w:space="0" w:color="auto"/>
        <w:right w:val="none" w:sz="0" w:space="0" w:color="auto"/>
      </w:divBdr>
    </w:div>
    <w:div w:id="1235625385">
      <w:bodyDiv w:val="1"/>
      <w:marLeft w:val="0"/>
      <w:marRight w:val="0"/>
      <w:marTop w:val="0"/>
      <w:marBottom w:val="0"/>
      <w:divBdr>
        <w:top w:val="none" w:sz="0" w:space="0" w:color="auto"/>
        <w:left w:val="none" w:sz="0" w:space="0" w:color="auto"/>
        <w:bottom w:val="none" w:sz="0" w:space="0" w:color="auto"/>
        <w:right w:val="none" w:sz="0" w:space="0" w:color="auto"/>
      </w:divBdr>
    </w:div>
    <w:div w:id="1236428556">
      <w:bodyDiv w:val="1"/>
      <w:marLeft w:val="0"/>
      <w:marRight w:val="0"/>
      <w:marTop w:val="0"/>
      <w:marBottom w:val="0"/>
      <w:divBdr>
        <w:top w:val="none" w:sz="0" w:space="0" w:color="auto"/>
        <w:left w:val="none" w:sz="0" w:space="0" w:color="auto"/>
        <w:bottom w:val="none" w:sz="0" w:space="0" w:color="auto"/>
        <w:right w:val="none" w:sz="0" w:space="0" w:color="auto"/>
      </w:divBdr>
    </w:div>
    <w:div w:id="1261599670">
      <w:bodyDiv w:val="1"/>
      <w:marLeft w:val="0"/>
      <w:marRight w:val="0"/>
      <w:marTop w:val="0"/>
      <w:marBottom w:val="0"/>
      <w:divBdr>
        <w:top w:val="none" w:sz="0" w:space="0" w:color="auto"/>
        <w:left w:val="none" w:sz="0" w:space="0" w:color="auto"/>
        <w:bottom w:val="none" w:sz="0" w:space="0" w:color="auto"/>
        <w:right w:val="none" w:sz="0" w:space="0" w:color="auto"/>
      </w:divBdr>
    </w:div>
    <w:div w:id="1282227752">
      <w:bodyDiv w:val="1"/>
      <w:marLeft w:val="0"/>
      <w:marRight w:val="0"/>
      <w:marTop w:val="0"/>
      <w:marBottom w:val="0"/>
      <w:divBdr>
        <w:top w:val="none" w:sz="0" w:space="0" w:color="auto"/>
        <w:left w:val="none" w:sz="0" w:space="0" w:color="auto"/>
        <w:bottom w:val="none" w:sz="0" w:space="0" w:color="auto"/>
        <w:right w:val="none" w:sz="0" w:space="0" w:color="auto"/>
      </w:divBdr>
    </w:div>
    <w:div w:id="1321274638">
      <w:bodyDiv w:val="1"/>
      <w:marLeft w:val="0"/>
      <w:marRight w:val="0"/>
      <w:marTop w:val="0"/>
      <w:marBottom w:val="0"/>
      <w:divBdr>
        <w:top w:val="none" w:sz="0" w:space="0" w:color="auto"/>
        <w:left w:val="none" w:sz="0" w:space="0" w:color="auto"/>
        <w:bottom w:val="none" w:sz="0" w:space="0" w:color="auto"/>
        <w:right w:val="none" w:sz="0" w:space="0" w:color="auto"/>
      </w:divBdr>
    </w:div>
    <w:div w:id="1378775994">
      <w:bodyDiv w:val="1"/>
      <w:marLeft w:val="0"/>
      <w:marRight w:val="0"/>
      <w:marTop w:val="0"/>
      <w:marBottom w:val="0"/>
      <w:divBdr>
        <w:top w:val="none" w:sz="0" w:space="0" w:color="auto"/>
        <w:left w:val="none" w:sz="0" w:space="0" w:color="auto"/>
        <w:bottom w:val="none" w:sz="0" w:space="0" w:color="auto"/>
        <w:right w:val="none" w:sz="0" w:space="0" w:color="auto"/>
      </w:divBdr>
    </w:div>
    <w:div w:id="1398943310">
      <w:bodyDiv w:val="1"/>
      <w:marLeft w:val="0"/>
      <w:marRight w:val="0"/>
      <w:marTop w:val="0"/>
      <w:marBottom w:val="0"/>
      <w:divBdr>
        <w:top w:val="none" w:sz="0" w:space="0" w:color="auto"/>
        <w:left w:val="none" w:sz="0" w:space="0" w:color="auto"/>
        <w:bottom w:val="none" w:sz="0" w:space="0" w:color="auto"/>
        <w:right w:val="none" w:sz="0" w:space="0" w:color="auto"/>
      </w:divBdr>
    </w:div>
    <w:div w:id="1492867625">
      <w:bodyDiv w:val="1"/>
      <w:marLeft w:val="0"/>
      <w:marRight w:val="0"/>
      <w:marTop w:val="0"/>
      <w:marBottom w:val="0"/>
      <w:divBdr>
        <w:top w:val="none" w:sz="0" w:space="0" w:color="auto"/>
        <w:left w:val="none" w:sz="0" w:space="0" w:color="auto"/>
        <w:bottom w:val="none" w:sz="0" w:space="0" w:color="auto"/>
        <w:right w:val="none" w:sz="0" w:space="0" w:color="auto"/>
      </w:divBdr>
    </w:div>
    <w:div w:id="1505893842">
      <w:bodyDiv w:val="1"/>
      <w:marLeft w:val="0"/>
      <w:marRight w:val="0"/>
      <w:marTop w:val="0"/>
      <w:marBottom w:val="0"/>
      <w:divBdr>
        <w:top w:val="none" w:sz="0" w:space="0" w:color="auto"/>
        <w:left w:val="none" w:sz="0" w:space="0" w:color="auto"/>
        <w:bottom w:val="none" w:sz="0" w:space="0" w:color="auto"/>
        <w:right w:val="none" w:sz="0" w:space="0" w:color="auto"/>
      </w:divBdr>
    </w:div>
    <w:div w:id="1511331396">
      <w:bodyDiv w:val="1"/>
      <w:marLeft w:val="0"/>
      <w:marRight w:val="0"/>
      <w:marTop w:val="0"/>
      <w:marBottom w:val="0"/>
      <w:divBdr>
        <w:top w:val="none" w:sz="0" w:space="0" w:color="auto"/>
        <w:left w:val="none" w:sz="0" w:space="0" w:color="auto"/>
        <w:bottom w:val="none" w:sz="0" w:space="0" w:color="auto"/>
        <w:right w:val="none" w:sz="0" w:space="0" w:color="auto"/>
      </w:divBdr>
    </w:div>
    <w:div w:id="1521120412">
      <w:bodyDiv w:val="1"/>
      <w:marLeft w:val="0"/>
      <w:marRight w:val="0"/>
      <w:marTop w:val="0"/>
      <w:marBottom w:val="0"/>
      <w:divBdr>
        <w:top w:val="none" w:sz="0" w:space="0" w:color="auto"/>
        <w:left w:val="none" w:sz="0" w:space="0" w:color="auto"/>
        <w:bottom w:val="none" w:sz="0" w:space="0" w:color="auto"/>
        <w:right w:val="none" w:sz="0" w:space="0" w:color="auto"/>
      </w:divBdr>
    </w:div>
    <w:div w:id="1527718418">
      <w:bodyDiv w:val="1"/>
      <w:marLeft w:val="0"/>
      <w:marRight w:val="0"/>
      <w:marTop w:val="0"/>
      <w:marBottom w:val="0"/>
      <w:divBdr>
        <w:top w:val="none" w:sz="0" w:space="0" w:color="auto"/>
        <w:left w:val="none" w:sz="0" w:space="0" w:color="auto"/>
        <w:bottom w:val="none" w:sz="0" w:space="0" w:color="auto"/>
        <w:right w:val="none" w:sz="0" w:space="0" w:color="auto"/>
      </w:divBdr>
    </w:div>
    <w:div w:id="1547136618">
      <w:bodyDiv w:val="1"/>
      <w:marLeft w:val="0"/>
      <w:marRight w:val="0"/>
      <w:marTop w:val="0"/>
      <w:marBottom w:val="0"/>
      <w:divBdr>
        <w:top w:val="none" w:sz="0" w:space="0" w:color="auto"/>
        <w:left w:val="none" w:sz="0" w:space="0" w:color="auto"/>
        <w:bottom w:val="none" w:sz="0" w:space="0" w:color="auto"/>
        <w:right w:val="none" w:sz="0" w:space="0" w:color="auto"/>
      </w:divBdr>
    </w:div>
    <w:div w:id="1569069676">
      <w:bodyDiv w:val="1"/>
      <w:marLeft w:val="0"/>
      <w:marRight w:val="0"/>
      <w:marTop w:val="0"/>
      <w:marBottom w:val="0"/>
      <w:divBdr>
        <w:top w:val="none" w:sz="0" w:space="0" w:color="auto"/>
        <w:left w:val="none" w:sz="0" w:space="0" w:color="auto"/>
        <w:bottom w:val="none" w:sz="0" w:space="0" w:color="auto"/>
        <w:right w:val="none" w:sz="0" w:space="0" w:color="auto"/>
      </w:divBdr>
      <w:divsChild>
        <w:div w:id="492448849">
          <w:marLeft w:val="0"/>
          <w:marRight w:val="0"/>
          <w:marTop w:val="0"/>
          <w:marBottom w:val="0"/>
          <w:divBdr>
            <w:top w:val="none" w:sz="0" w:space="0" w:color="auto"/>
            <w:left w:val="none" w:sz="0" w:space="0" w:color="auto"/>
            <w:bottom w:val="none" w:sz="0" w:space="0" w:color="auto"/>
            <w:right w:val="none" w:sz="0" w:space="0" w:color="auto"/>
          </w:divBdr>
          <w:divsChild>
            <w:div w:id="1948003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002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423605">
      <w:bodyDiv w:val="1"/>
      <w:marLeft w:val="0"/>
      <w:marRight w:val="0"/>
      <w:marTop w:val="0"/>
      <w:marBottom w:val="0"/>
      <w:divBdr>
        <w:top w:val="none" w:sz="0" w:space="0" w:color="auto"/>
        <w:left w:val="none" w:sz="0" w:space="0" w:color="auto"/>
        <w:bottom w:val="none" w:sz="0" w:space="0" w:color="auto"/>
        <w:right w:val="none" w:sz="0" w:space="0" w:color="auto"/>
      </w:divBdr>
    </w:div>
    <w:div w:id="1648970926">
      <w:bodyDiv w:val="1"/>
      <w:marLeft w:val="0"/>
      <w:marRight w:val="0"/>
      <w:marTop w:val="0"/>
      <w:marBottom w:val="0"/>
      <w:divBdr>
        <w:top w:val="none" w:sz="0" w:space="0" w:color="auto"/>
        <w:left w:val="none" w:sz="0" w:space="0" w:color="auto"/>
        <w:bottom w:val="none" w:sz="0" w:space="0" w:color="auto"/>
        <w:right w:val="none" w:sz="0" w:space="0" w:color="auto"/>
      </w:divBdr>
    </w:div>
    <w:div w:id="1673072051">
      <w:bodyDiv w:val="1"/>
      <w:marLeft w:val="0"/>
      <w:marRight w:val="0"/>
      <w:marTop w:val="0"/>
      <w:marBottom w:val="0"/>
      <w:divBdr>
        <w:top w:val="none" w:sz="0" w:space="0" w:color="auto"/>
        <w:left w:val="none" w:sz="0" w:space="0" w:color="auto"/>
        <w:bottom w:val="none" w:sz="0" w:space="0" w:color="auto"/>
        <w:right w:val="none" w:sz="0" w:space="0" w:color="auto"/>
      </w:divBdr>
    </w:div>
    <w:div w:id="1675109408">
      <w:bodyDiv w:val="1"/>
      <w:marLeft w:val="0"/>
      <w:marRight w:val="0"/>
      <w:marTop w:val="0"/>
      <w:marBottom w:val="0"/>
      <w:divBdr>
        <w:top w:val="none" w:sz="0" w:space="0" w:color="auto"/>
        <w:left w:val="none" w:sz="0" w:space="0" w:color="auto"/>
        <w:bottom w:val="none" w:sz="0" w:space="0" w:color="auto"/>
        <w:right w:val="none" w:sz="0" w:space="0" w:color="auto"/>
      </w:divBdr>
    </w:div>
    <w:div w:id="1682047578">
      <w:bodyDiv w:val="1"/>
      <w:marLeft w:val="0"/>
      <w:marRight w:val="0"/>
      <w:marTop w:val="0"/>
      <w:marBottom w:val="0"/>
      <w:divBdr>
        <w:top w:val="none" w:sz="0" w:space="0" w:color="auto"/>
        <w:left w:val="none" w:sz="0" w:space="0" w:color="auto"/>
        <w:bottom w:val="none" w:sz="0" w:space="0" w:color="auto"/>
        <w:right w:val="none" w:sz="0" w:space="0" w:color="auto"/>
      </w:divBdr>
    </w:div>
    <w:div w:id="1688172999">
      <w:bodyDiv w:val="1"/>
      <w:marLeft w:val="0"/>
      <w:marRight w:val="0"/>
      <w:marTop w:val="0"/>
      <w:marBottom w:val="0"/>
      <w:divBdr>
        <w:top w:val="none" w:sz="0" w:space="0" w:color="auto"/>
        <w:left w:val="none" w:sz="0" w:space="0" w:color="auto"/>
        <w:bottom w:val="none" w:sz="0" w:space="0" w:color="auto"/>
        <w:right w:val="none" w:sz="0" w:space="0" w:color="auto"/>
      </w:divBdr>
    </w:div>
    <w:div w:id="1732117228">
      <w:bodyDiv w:val="1"/>
      <w:marLeft w:val="0"/>
      <w:marRight w:val="0"/>
      <w:marTop w:val="0"/>
      <w:marBottom w:val="0"/>
      <w:divBdr>
        <w:top w:val="none" w:sz="0" w:space="0" w:color="auto"/>
        <w:left w:val="none" w:sz="0" w:space="0" w:color="auto"/>
        <w:bottom w:val="none" w:sz="0" w:space="0" w:color="auto"/>
        <w:right w:val="none" w:sz="0" w:space="0" w:color="auto"/>
      </w:divBdr>
    </w:div>
    <w:div w:id="1739210289">
      <w:bodyDiv w:val="1"/>
      <w:marLeft w:val="0"/>
      <w:marRight w:val="0"/>
      <w:marTop w:val="0"/>
      <w:marBottom w:val="0"/>
      <w:divBdr>
        <w:top w:val="none" w:sz="0" w:space="0" w:color="auto"/>
        <w:left w:val="none" w:sz="0" w:space="0" w:color="auto"/>
        <w:bottom w:val="none" w:sz="0" w:space="0" w:color="auto"/>
        <w:right w:val="none" w:sz="0" w:space="0" w:color="auto"/>
      </w:divBdr>
    </w:div>
    <w:div w:id="1743018392">
      <w:bodyDiv w:val="1"/>
      <w:marLeft w:val="0"/>
      <w:marRight w:val="0"/>
      <w:marTop w:val="0"/>
      <w:marBottom w:val="0"/>
      <w:divBdr>
        <w:top w:val="none" w:sz="0" w:space="0" w:color="auto"/>
        <w:left w:val="none" w:sz="0" w:space="0" w:color="auto"/>
        <w:bottom w:val="none" w:sz="0" w:space="0" w:color="auto"/>
        <w:right w:val="none" w:sz="0" w:space="0" w:color="auto"/>
      </w:divBdr>
    </w:div>
    <w:div w:id="1830828227">
      <w:bodyDiv w:val="1"/>
      <w:marLeft w:val="0"/>
      <w:marRight w:val="0"/>
      <w:marTop w:val="0"/>
      <w:marBottom w:val="0"/>
      <w:divBdr>
        <w:top w:val="none" w:sz="0" w:space="0" w:color="auto"/>
        <w:left w:val="none" w:sz="0" w:space="0" w:color="auto"/>
        <w:bottom w:val="none" w:sz="0" w:space="0" w:color="auto"/>
        <w:right w:val="none" w:sz="0" w:space="0" w:color="auto"/>
      </w:divBdr>
    </w:div>
    <w:div w:id="1855731579">
      <w:bodyDiv w:val="1"/>
      <w:marLeft w:val="0"/>
      <w:marRight w:val="0"/>
      <w:marTop w:val="0"/>
      <w:marBottom w:val="0"/>
      <w:divBdr>
        <w:top w:val="none" w:sz="0" w:space="0" w:color="auto"/>
        <w:left w:val="none" w:sz="0" w:space="0" w:color="auto"/>
        <w:bottom w:val="none" w:sz="0" w:space="0" w:color="auto"/>
        <w:right w:val="none" w:sz="0" w:space="0" w:color="auto"/>
      </w:divBdr>
    </w:div>
    <w:div w:id="1893036974">
      <w:bodyDiv w:val="1"/>
      <w:marLeft w:val="0"/>
      <w:marRight w:val="0"/>
      <w:marTop w:val="0"/>
      <w:marBottom w:val="0"/>
      <w:divBdr>
        <w:top w:val="none" w:sz="0" w:space="0" w:color="auto"/>
        <w:left w:val="none" w:sz="0" w:space="0" w:color="auto"/>
        <w:bottom w:val="none" w:sz="0" w:space="0" w:color="auto"/>
        <w:right w:val="none" w:sz="0" w:space="0" w:color="auto"/>
      </w:divBdr>
    </w:div>
    <w:div w:id="1902136066">
      <w:bodyDiv w:val="1"/>
      <w:marLeft w:val="0"/>
      <w:marRight w:val="0"/>
      <w:marTop w:val="0"/>
      <w:marBottom w:val="0"/>
      <w:divBdr>
        <w:top w:val="none" w:sz="0" w:space="0" w:color="auto"/>
        <w:left w:val="none" w:sz="0" w:space="0" w:color="auto"/>
        <w:bottom w:val="none" w:sz="0" w:space="0" w:color="auto"/>
        <w:right w:val="none" w:sz="0" w:space="0" w:color="auto"/>
      </w:divBdr>
    </w:div>
    <w:div w:id="1909150735">
      <w:bodyDiv w:val="1"/>
      <w:marLeft w:val="0"/>
      <w:marRight w:val="0"/>
      <w:marTop w:val="0"/>
      <w:marBottom w:val="0"/>
      <w:divBdr>
        <w:top w:val="none" w:sz="0" w:space="0" w:color="auto"/>
        <w:left w:val="none" w:sz="0" w:space="0" w:color="auto"/>
        <w:bottom w:val="none" w:sz="0" w:space="0" w:color="auto"/>
        <w:right w:val="none" w:sz="0" w:space="0" w:color="auto"/>
      </w:divBdr>
      <w:divsChild>
        <w:div w:id="444732400">
          <w:marLeft w:val="0"/>
          <w:marRight w:val="0"/>
          <w:marTop w:val="0"/>
          <w:marBottom w:val="0"/>
          <w:divBdr>
            <w:top w:val="none" w:sz="0" w:space="0" w:color="auto"/>
            <w:left w:val="none" w:sz="0" w:space="0" w:color="auto"/>
            <w:bottom w:val="none" w:sz="0" w:space="0" w:color="auto"/>
            <w:right w:val="none" w:sz="0" w:space="0" w:color="auto"/>
          </w:divBdr>
          <w:divsChild>
            <w:div w:id="1071734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019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714226">
      <w:bodyDiv w:val="1"/>
      <w:marLeft w:val="0"/>
      <w:marRight w:val="0"/>
      <w:marTop w:val="0"/>
      <w:marBottom w:val="0"/>
      <w:divBdr>
        <w:top w:val="none" w:sz="0" w:space="0" w:color="auto"/>
        <w:left w:val="none" w:sz="0" w:space="0" w:color="auto"/>
        <w:bottom w:val="none" w:sz="0" w:space="0" w:color="auto"/>
        <w:right w:val="none" w:sz="0" w:space="0" w:color="auto"/>
      </w:divBdr>
    </w:div>
    <w:div w:id="1987782869">
      <w:bodyDiv w:val="1"/>
      <w:marLeft w:val="0"/>
      <w:marRight w:val="0"/>
      <w:marTop w:val="0"/>
      <w:marBottom w:val="0"/>
      <w:divBdr>
        <w:top w:val="none" w:sz="0" w:space="0" w:color="auto"/>
        <w:left w:val="none" w:sz="0" w:space="0" w:color="auto"/>
        <w:bottom w:val="none" w:sz="0" w:space="0" w:color="auto"/>
        <w:right w:val="none" w:sz="0" w:space="0" w:color="auto"/>
      </w:divBdr>
    </w:div>
    <w:div w:id="2026131704">
      <w:bodyDiv w:val="1"/>
      <w:marLeft w:val="0"/>
      <w:marRight w:val="0"/>
      <w:marTop w:val="0"/>
      <w:marBottom w:val="0"/>
      <w:divBdr>
        <w:top w:val="none" w:sz="0" w:space="0" w:color="auto"/>
        <w:left w:val="none" w:sz="0" w:space="0" w:color="auto"/>
        <w:bottom w:val="none" w:sz="0" w:space="0" w:color="auto"/>
        <w:right w:val="none" w:sz="0" w:space="0" w:color="auto"/>
      </w:divBdr>
    </w:div>
    <w:div w:id="2034259027">
      <w:bodyDiv w:val="1"/>
      <w:marLeft w:val="0"/>
      <w:marRight w:val="0"/>
      <w:marTop w:val="0"/>
      <w:marBottom w:val="0"/>
      <w:divBdr>
        <w:top w:val="none" w:sz="0" w:space="0" w:color="auto"/>
        <w:left w:val="none" w:sz="0" w:space="0" w:color="auto"/>
        <w:bottom w:val="none" w:sz="0" w:space="0" w:color="auto"/>
        <w:right w:val="none" w:sz="0" w:space="0" w:color="auto"/>
      </w:divBdr>
    </w:div>
    <w:div w:id="2057583413">
      <w:bodyDiv w:val="1"/>
      <w:marLeft w:val="0"/>
      <w:marRight w:val="0"/>
      <w:marTop w:val="0"/>
      <w:marBottom w:val="0"/>
      <w:divBdr>
        <w:top w:val="none" w:sz="0" w:space="0" w:color="auto"/>
        <w:left w:val="none" w:sz="0" w:space="0" w:color="auto"/>
        <w:bottom w:val="none" w:sz="0" w:space="0" w:color="auto"/>
        <w:right w:val="none" w:sz="0" w:space="0" w:color="auto"/>
      </w:divBdr>
    </w:div>
    <w:div w:id="2072462676">
      <w:bodyDiv w:val="1"/>
      <w:marLeft w:val="0"/>
      <w:marRight w:val="0"/>
      <w:marTop w:val="0"/>
      <w:marBottom w:val="0"/>
      <w:divBdr>
        <w:top w:val="none" w:sz="0" w:space="0" w:color="auto"/>
        <w:left w:val="none" w:sz="0" w:space="0" w:color="auto"/>
        <w:bottom w:val="none" w:sz="0" w:space="0" w:color="auto"/>
        <w:right w:val="none" w:sz="0" w:space="0" w:color="auto"/>
      </w:divBdr>
    </w:div>
    <w:div w:id="2102987567">
      <w:bodyDiv w:val="1"/>
      <w:marLeft w:val="0"/>
      <w:marRight w:val="0"/>
      <w:marTop w:val="0"/>
      <w:marBottom w:val="0"/>
      <w:divBdr>
        <w:top w:val="none" w:sz="0" w:space="0" w:color="auto"/>
        <w:left w:val="none" w:sz="0" w:space="0" w:color="auto"/>
        <w:bottom w:val="none" w:sz="0" w:space="0" w:color="auto"/>
        <w:right w:val="none" w:sz="0" w:space="0" w:color="auto"/>
      </w:divBdr>
    </w:div>
    <w:div w:id="2125031460">
      <w:bodyDiv w:val="1"/>
      <w:marLeft w:val="0"/>
      <w:marRight w:val="0"/>
      <w:marTop w:val="0"/>
      <w:marBottom w:val="0"/>
      <w:divBdr>
        <w:top w:val="none" w:sz="0" w:space="0" w:color="auto"/>
        <w:left w:val="none" w:sz="0" w:space="0" w:color="auto"/>
        <w:bottom w:val="none" w:sz="0" w:space="0" w:color="auto"/>
        <w:right w:val="none" w:sz="0" w:space="0" w:color="auto"/>
      </w:divBdr>
    </w:div>
    <w:div w:id="213347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10.png"/><Relationship Id="rId39" Type="http://schemas.openxmlformats.org/officeDocument/2006/relationships/hyperlink" Target="https://www.univ-na.ci/" TargetMode="External"/><Relationship Id="rId21" Type="http://schemas.openxmlformats.org/officeDocument/2006/relationships/hyperlink" Target="http://theses.ci" TargetMode="External"/><Relationship Id="rId34" Type="http://schemas.openxmlformats.org/officeDocument/2006/relationships/image" Target="media/image18.png"/><Relationship Id="rId42" Type="http://schemas.openxmlformats.org/officeDocument/2006/relationships/hyperlink" Target="https://theses.fr/?domaine=these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w.univ-fhb.edu.ci/recherches-innovations/" TargetMode="External"/><Relationship Id="rId40" Type="http://schemas.openxmlformats.org/officeDocument/2006/relationships/hyperlink" Target="https://news.abidjan.net/articles/598589" TargetMode="External"/><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ujlog.edu.ci/ufr-efc/ecole-doctorale/"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hyperlink" Target="https://www.cybermedian.com/fr/unified-modeling-language-uml-introdu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www.lucidchart.com/pages/fr/langage-uml" TargetMode="External"/><Relationship Id="rId48" Type="http://schemas.microsoft.com/office/2011/relationships/people" Target="peop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edp.inphb.ci/" TargetMode="External"/><Relationship Id="rId46" Type="http://schemas.openxmlformats.org/officeDocument/2006/relationships/footer" Target="footer7.xml"/><Relationship Id="rId20" Type="http://schemas.openxmlformats.org/officeDocument/2006/relationships/image" Target="media/image5.png"/><Relationship Id="rId41" Type="http://schemas.openxmlformats.org/officeDocument/2006/relationships/hyperlink" Target="https://toubkal.imist.ma/"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4.xml.rels><?xml version="1.0" encoding="UTF-8" standalone="yes"?>
<Relationships xmlns="http://schemas.openxmlformats.org/package/2006/relationships"><Relationship Id="rId1" Type="http://schemas.openxmlformats.org/officeDocument/2006/relationships/image" Target="media/image4.gif"/></Relationships>
</file>

<file path=word/_rels/footer5.xml.rels><?xml version="1.0" encoding="UTF-8" standalone="yes"?>
<Relationships xmlns="http://schemas.openxmlformats.org/package/2006/relationships"><Relationship Id="rId1" Type="http://schemas.openxmlformats.org/officeDocument/2006/relationships/image" Target="media/image4.gif"/></Relationships>
</file>

<file path=word/_rels/footer6.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B4B08-E7AE-417B-A0BB-30C9AA8A0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1</Pages>
  <Words>11280</Words>
  <Characters>62040</Characters>
  <Application>Microsoft Office Word</Application>
  <DocSecurity>0</DocSecurity>
  <Lines>517</Lines>
  <Paragraphs>146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Amani KADJA</dc:creator>
  <cp:keywords/>
  <dc:description/>
  <cp:lastModifiedBy>MORIE MAHO WIELFRID</cp:lastModifiedBy>
  <cp:revision>16</cp:revision>
  <cp:lastPrinted>2025-07-09T17:26:00Z</cp:lastPrinted>
  <dcterms:created xsi:type="dcterms:W3CDTF">2025-07-09T17:18:00Z</dcterms:created>
  <dcterms:modified xsi:type="dcterms:W3CDTF">2025-09-15T09:46:00Z</dcterms:modified>
</cp:coreProperties>
</file>